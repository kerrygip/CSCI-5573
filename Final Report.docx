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7522C" w:rsidP="00CA4392" w:rsidRDefault="0092158A" w14:paraId="4B8E7935" w14:textId="77777777">
      <w:pPr>
        <w:pStyle w:val="Author"/>
        <w:spacing w:before="100" w:beforeAutospacing="1" w:after="100" w:afterAutospacing="1" w:line="120" w:lineRule="auto"/>
        <w:rPr>
          <w:rFonts w:eastAsia="MS Mincho"/>
          <w:sz w:val="48"/>
          <w:szCs w:val="48"/>
        </w:rPr>
      </w:pPr>
      <w:r w:rsidRPr="0092158A">
        <w:rPr>
          <w:rFonts w:eastAsia="MS Mincho"/>
          <w:sz w:val="48"/>
          <w:szCs w:val="48"/>
        </w:rPr>
        <w:t>Concurrency Across Different Languages</w:t>
      </w:r>
    </w:p>
    <w:p w:rsidR="0092158A" w:rsidP="0092158A" w:rsidRDefault="0092158A" w14:paraId="672A6659" w14:textId="77777777">
      <w:pPr>
        <w:pStyle w:val="Author"/>
        <w:spacing w:before="100" w:beforeAutospacing="1" w:after="100" w:afterAutospacing="1" w:line="120" w:lineRule="auto"/>
        <w:jc w:val="both"/>
        <w:rPr>
          <w:sz w:val="16"/>
          <w:szCs w:val="16"/>
        </w:rPr>
      </w:pPr>
    </w:p>
    <w:p w:rsidRPr="00CA4392" w:rsidR="0092158A" w:rsidP="0092158A" w:rsidRDefault="0092158A" w14:paraId="0A37501D" w14:textId="77777777">
      <w:pPr>
        <w:pStyle w:val="Author"/>
        <w:spacing w:before="100" w:beforeAutospacing="1" w:after="100" w:afterAutospacing="1" w:line="120" w:lineRule="auto"/>
        <w:jc w:val="both"/>
        <w:rPr>
          <w:sz w:val="16"/>
          <w:szCs w:val="16"/>
        </w:rPr>
        <w:sectPr w:rsidRPr="00CA4392" w:rsidR="0092158A" w:rsidSect="001A3B3D">
          <w:footerReference w:type="default" r:id="rId10"/>
          <w:footerReference w:type="first" r:id="rId11"/>
          <w:pgSz w:w="12240" w:h="15840" w:orient="portrait" w:code="1"/>
          <w:pgMar w:top="1080" w:right="893" w:bottom="1440" w:left="893" w:header="720" w:footer="720" w:gutter="0"/>
          <w:cols w:space="720"/>
          <w:titlePg/>
          <w:docGrid w:linePitch="360"/>
        </w:sectPr>
      </w:pPr>
    </w:p>
    <w:p w:rsidR="00E839A8" w:rsidP="4913CF67" w:rsidRDefault="00E839A8" w14:paraId="60951E98" w14:textId="225132B0">
      <w:pPr>
        <w:pStyle w:val="Author"/>
        <w:spacing w:before="100" w:beforeAutospacing="1"/>
        <w:rPr>
          <w:sz w:val="18"/>
          <w:szCs w:val="18"/>
        </w:rPr>
      </w:pPr>
      <w:r w:rsidRPr="4913CF67">
        <w:rPr>
          <w:sz w:val="18"/>
          <w:szCs w:val="18"/>
        </w:rPr>
        <w:t>William Archbold</w:t>
      </w:r>
      <w:r w:rsidRPr="4913CF67" w:rsidR="001A3B3D">
        <w:rPr>
          <w:sz w:val="18"/>
          <w:szCs w:val="18"/>
        </w:rPr>
        <w:t xml:space="preserve"> </w:t>
      </w:r>
      <w:r>
        <w:br/>
      </w:r>
      <w:r w:rsidRPr="4913CF67">
        <w:rPr>
          <w:i/>
          <w:iCs/>
          <w:sz w:val="18"/>
          <w:szCs w:val="18"/>
        </w:rPr>
        <w:t>University of Colorado Denver</w:t>
      </w:r>
      <w:r>
        <w:br/>
      </w:r>
      <w:r w:rsidRPr="4913CF67">
        <w:rPr>
          <w:sz w:val="18"/>
          <w:szCs w:val="18"/>
        </w:rPr>
        <w:t>Denver</w:t>
      </w:r>
      <w:r w:rsidRPr="4913CF67" w:rsidR="009303D9">
        <w:rPr>
          <w:sz w:val="18"/>
          <w:szCs w:val="18"/>
        </w:rPr>
        <w:t xml:space="preserve">, </w:t>
      </w:r>
      <w:r w:rsidRPr="4913CF67">
        <w:rPr>
          <w:sz w:val="18"/>
          <w:szCs w:val="18"/>
        </w:rPr>
        <w:t>CO</w:t>
      </w:r>
      <w:r>
        <w:br/>
      </w:r>
      <w:hyperlink r:id="rId12">
        <w:r w:rsidRPr="4913CF67">
          <w:rPr>
            <w:rStyle w:val="Hyperlink"/>
            <w:sz w:val="18"/>
            <w:szCs w:val="18"/>
          </w:rPr>
          <w:t>william.archbold@ucdenver.edu</w:t>
        </w:r>
      </w:hyperlink>
    </w:p>
    <w:p w:rsidR="4913CF67" w:rsidP="4913CF67" w:rsidRDefault="4913CF67" w14:paraId="3A86D479" w14:textId="018D39FE">
      <w:pPr>
        <w:pStyle w:val="Author"/>
        <w:spacing w:beforeAutospacing="1"/>
      </w:pPr>
    </w:p>
    <w:p w:rsidRPr="00F847A6" w:rsidR="001A3B3D" w:rsidP="4913CF67" w:rsidRDefault="00E839A8" w14:paraId="0CAE1344" w14:textId="4BD717A7">
      <w:pPr>
        <w:pStyle w:val="Author"/>
        <w:spacing w:before="100" w:beforeAutospacing="1"/>
        <w:rPr>
          <w:sz w:val="18"/>
          <w:szCs w:val="18"/>
        </w:rPr>
      </w:pPr>
      <w:r w:rsidRPr="4913CF67">
        <w:rPr>
          <w:sz w:val="18"/>
          <w:szCs w:val="18"/>
        </w:rPr>
        <w:t>Kerry Gip</w:t>
      </w:r>
      <w:r>
        <w:br/>
      </w:r>
      <w:r w:rsidRPr="4913CF67">
        <w:rPr>
          <w:i/>
          <w:iCs/>
          <w:sz w:val="18"/>
          <w:szCs w:val="18"/>
        </w:rPr>
        <w:t>University of Colorado Denver</w:t>
      </w:r>
      <w:r>
        <w:br/>
      </w:r>
      <w:r w:rsidRPr="4913CF67">
        <w:rPr>
          <w:sz w:val="18"/>
          <w:szCs w:val="18"/>
        </w:rPr>
        <w:t>Denver, CO</w:t>
      </w:r>
      <w:r>
        <w:br/>
      </w:r>
      <w:hyperlink r:id="rId13">
        <w:r w:rsidRPr="4913CF67" w:rsidR="00356C29">
          <w:rPr>
            <w:rStyle w:val="Hyperlink"/>
            <w:sz w:val="18"/>
            <w:szCs w:val="18"/>
          </w:rPr>
          <w:t>kerry.gip</w:t>
        </w:r>
        <w:r w:rsidRPr="4913CF67">
          <w:rPr>
            <w:rStyle w:val="Hyperlink"/>
            <w:sz w:val="18"/>
            <w:szCs w:val="18"/>
          </w:rPr>
          <w:t>@ucdenver.edu</w:t>
        </w:r>
      </w:hyperlink>
    </w:p>
    <w:p w:rsidR="76F76408" w:rsidP="76F76408" w:rsidRDefault="76F76408" w14:paraId="1431A29C" w14:textId="1D94FFA5">
      <w:pPr>
        <w:pStyle w:val="Author"/>
        <w:spacing w:beforeAutospacing="1"/>
      </w:pPr>
    </w:p>
    <w:p w:rsidR="00E839A8" w:rsidP="005F5479" w:rsidRDefault="00E839A8" w14:paraId="08B57D86" w14:textId="3DA118DE">
      <w:pPr>
        <w:pStyle w:val="Author"/>
        <w:spacing w:before="100" w:beforeAutospacing="1"/>
        <w:rPr>
          <w:sz w:val="18"/>
          <w:szCs w:val="18"/>
        </w:rPr>
      </w:pPr>
      <w:r w:rsidRPr="4913CF67">
        <w:rPr>
          <w:sz w:val="18"/>
          <w:szCs w:val="18"/>
        </w:rPr>
        <w:t>Samantha Melconian</w:t>
      </w:r>
      <w:r>
        <w:br/>
      </w:r>
      <w:r w:rsidRPr="4913CF67">
        <w:rPr>
          <w:i/>
          <w:iCs/>
          <w:sz w:val="18"/>
          <w:szCs w:val="18"/>
        </w:rPr>
        <w:t>University of Colorado Denver</w:t>
      </w:r>
      <w:r>
        <w:br/>
      </w:r>
      <w:r w:rsidRPr="4913CF67">
        <w:rPr>
          <w:sz w:val="18"/>
          <w:szCs w:val="18"/>
        </w:rPr>
        <w:t>Denver, CO</w:t>
      </w:r>
      <w:r>
        <w:br/>
      </w:r>
      <w:hyperlink r:id="rId14">
        <w:r w:rsidRPr="4913CF67">
          <w:rPr>
            <w:rStyle w:val="Hyperlink"/>
            <w:sz w:val="18"/>
            <w:szCs w:val="18"/>
          </w:rPr>
          <w:t>sam.melconian@ucdenver.edu</w:t>
        </w:r>
      </w:hyperlink>
    </w:p>
    <w:p w:rsidR="00E839A8" w:rsidP="00F847A6" w:rsidRDefault="00E839A8" w14:paraId="02EB378F" w14:textId="77777777">
      <w:pPr>
        <w:pStyle w:val="Author"/>
        <w:spacing w:before="100" w:beforeAutospacing="1"/>
        <w:rPr>
          <w:sz w:val="18"/>
          <w:szCs w:val="18"/>
        </w:rPr>
      </w:pPr>
    </w:p>
    <w:p w:rsidR="00E839A8" w:rsidP="005F5479" w:rsidRDefault="00E839A8" w14:paraId="77FDBFE0" w14:textId="3B566043">
      <w:pPr>
        <w:pStyle w:val="Author"/>
        <w:spacing w:before="100" w:beforeAutospacing="1"/>
        <w:rPr>
          <w:sz w:val="16"/>
          <w:szCs w:val="16"/>
        </w:rPr>
        <w:sectPr w:rsidR="00E839A8" w:rsidSect="00F847A6">
          <w:type w:val="continuous"/>
          <w:pgSz w:w="12240" w:h="15840" w:orient="portrait" w:code="1"/>
          <w:pgMar w:top="1080" w:right="893" w:bottom="1440" w:left="893" w:header="720" w:footer="720" w:gutter="0"/>
          <w:cols w:space="216" w:num="4"/>
          <w:docGrid w:linePitch="360"/>
        </w:sectPr>
      </w:pPr>
      <w:r w:rsidRPr="4913CF67">
        <w:rPr>
          <w:sz w:val="18"/>
          <w:szCs w:val="18"/>
        </w:rPr>
        <w:t>Odyssey Villagomez</w:t>
      </w:r>
      <w:r>
        <w:br/>
      </w:r>
      <w:r w:rsidRPr="4913CF67">
        <w:rPr>
          <w:i/>
          <w:iCs/>
          <w:sz w:val="18"/>
          <w:szCs w:val="18"/>
        </w:rPr>
        <w:t>University of Colorado Denver</w:t>
      </w:r>
      <w:r>
        <w:br/>
      </w:r>
      <w:r w:rsidRPr="4913CF67">
        <w:rPr>
          <w:sz w:val="18"/>
          <w:szCs w:val="18"/>
        </w:rPr>
        <w:t>Denver, CO</w:t>
      </w:r>
      <w:r>
        <w:br/>
      </w:r>
      <w:hyperlink r:id="rId15">
        <w:r w:rsidRPr="4913CF67" w:rsidR="00C7385F">
          <w:rPr>
            <w:rStyle w:val="Hyperlink"/>
            <w:sz w:val="18"/>
            <w:szCs w:val="18"/>
          </w:rPr>
          <w:t>odyssey.villagomez@ucdenver.e</w:t>
        </w:r>
        <w:r w:rsidRPr="4913CF67" w:rsidR="00E46DD3">
          <w:rPr>
            <w:rStyle w:val="Hyperlink"/>
            <w:sz w:val="18"/>
            <w:szCs w:val="18"/>
          </w:rPr>
          <w:t>du</w:t>
        </w:r>
      </w:hyperlink>
    </w:p>
    <w:p w:rsidRPr="005B520E" w:rsidR="009303D9" w:rsidP="00E839A8" w:rsidRDefault="009303D9" w14:paraId="6A05A809" w14:textId="77777777">
      <w:pPr>
        <w:jc w:val="both"/>
        <w:sectPr w:rsidRPr="005B520E" w:rsidR="009303D9">
          <w:type w:val="continuous"/>
          <w:pgSz w:w="12240" w:h="15840" w:orient="portrait" w:code="1"/>
          <w:pgMar w:top="1080" w:right="893" w:bottom="1440" w:left="893" w:header="720" w:footer="720" w:gutter="0"/>
          <w:cols w:space="720"/>
          <w:docGrid w:linePitch="360"/>
        </w:sectPr>
      </w:pPr>
    </w:p>
    <w:p w:rsidRPr="00F847A6" w:rsidR="00CA4392" w:rsidP="00DC67B0" w:rsidRDefault="00CA4392" w14:paraId="60061E4C" w14:textId="77777777">
      <w:pPr>
        <w:pStyle w:val="Author"/>
        <w:spacing w:before="100" w:beforeAutospacing="1"/>
        <w:jc w:val="both"/>
        <w:rPr>
          <w:sz w:val="16"/>
          <w:szCs w:val="16"/>
        </w:rPr>
        <w:sectPr w:rsidRPr="00F847A6" w:rsidR="00CA4392" w:rsidSect="00F847A6">
          <w:type w:val="continuous"/>
          <w:pgSz w:w="12240" w:h="15840" w:orient="portrait" w:code="1"/>
          <w:pgMar w:top="1080" w:right="893" w:bottom="1440" w:left="893" w:header="720" w:footer="720" w:gutter="0"/>
          <w:cols w:space="216" w:num="4"/>
          <w:docGrid w:linePitch="360"/>
        </w:sectPr>
      </w:pPr>
    </w:p>
    <w:p w:rsidRPr="00F847A6" w:rsidR="00CA4392" w:rsidP="00CA4392" w:rsidRDefault="00CA4392" w14:paraId="44EAFD9C" w14:textId="77777777">
      <w:pPr>
        <w:pStyle w:val="Author"/>
        <w:spacing w:before="100" w:beforeAutospacing="1"/>
        <w:jc w:val="both"/>
        <w:rPr>
          <w:sz w:val="16"/>
          <w:szCs w:val="16"/>
        </w:rPr>
        <w:sectPr w:rsidRPr="00F847A6" w:rsidR="00CA4392" w:rsidSect="00F847A6">
          <w:type w:val="continuous"/>
          <w:pgSz w:w="12240" w:h="15840" w:orient="portrait" w:code="1"/>
          <w:pgMar w:top="1080" w:right="893" w:bottom="1440" w:left="893" w:header="720" w:footer="720" w:gutter="0"/>
          <w:cols w:space="216" w:num="4"/>
          <w:docGrid w:linePitch="360"/>
        </w:sectPr>
      </w:pPr>
    </w:p>
    <w:p w:rsidR="004D72B5" w:rsidP="00972203" w:rsidRDefault="001232B3" w14:paraId="75A522CC" w14:textId="1ADBCAB7">
      <w:pPr>
        <w:pStyle w:val="Abstract"/>
        <w:rPr>
          <w:i/>
          <w:iCs/>
        </w:rPr>
      </w:pPr>
      <w:r>
        <w:rPr>
          <w:i/>
          <w:iCs/>
        </w:rPr>
        <w:t>Executive Summary</w:t>
      </w:r>
      <w:r w:rsidR="009303D9">
        <w:t>—</w:t>
      </w:r>
      <w:r w:rsidRPr="00E839A8" w:rsidR="00E839A8">
        <w:t xml:space="preserve"> This paper is the </w:t>
      </w:r>
      <w:r w:rsidR="00D80D76">
        <w:t xml:space="preserve">final </w:t>
      </w:r>
      <w:r w:rsidR="000233A1">
        <w:t>report</w:t>
      </w:r>
      <w:r w:rsidRPr="00E839A8" w:rsidR="00E839A8">
        <w:t xml:space="preserve"> for the CU Denver Spring 2022 CSCI 5573 Rocketing </w:t>
      </w:r>
      <w:r w:rsidRPr="00E839A8" w:rsidR="005F5479">
        <w:t>Rockets’</w:t>
      </w:r>
      <w:r w:rsidRPr="00E839A8" w:rsidR="00E839A8">
        <w:t xml:space="preserve"> class project</w:t>
      </w:r>
      <w:r w:rsidR="00E839A8">
        <w:t>.</w:t>
      </w:r>
      <w:r w:rsidR="001A42EA">
        <w:rPr>
          <w:iCs/>
        </w:rPr>
        <w:t xml:space="preserve"> </w:t>
      </w:r>
      <w:r w:rsidR="00486B3A">
        <w:rPr>
          <w:iCs/>
        </w:rPr>
        <w:t>Each section (</w:t>
      </w:r>
      <w:proofErr w:type="gramStart"/>
      <w:r w:rsidR="00486B3A">
        <w:rPr>
          <w:iCs/>
        </w:rPr>
        <w:t>i.e.</w:t>
      </w:r>
      <w:proofErr w:type="gramEnd"/>
      <w:r w:rsidR="00486B3A">
        <w:rPr>
          <w:iCs/>
        </w:rPr>
        <w:t xml:space="preserve"> I, II) of this paper reflects a required section of the assignment guidance. </w:t>
      </w:r>
    </w:p>
    <w:p w:rsidRPr="004D72B5" w:rsidR="009303D9" w:rsidP="00972203" w:rsidRDefault="004D72B5" w14:paraId="035D7616" w14:textId="088FB07A">
      <w:pPr>
        <w:pStyle w:val="Keywords"/>
      </w:pPr>
      <w:r w:rsidRPr="004D72B5">
        <w:t>Keywords—</w:t>
      </w:r>
      <w:r w:rsidRPr="00E839A8" w:rsidR="00E839A8">
        <w:t xml:space="preserve"> </w:t>
      </w:r>
      <w:r w:rsidR="00740A72">
        <w:t xml:space="preserve">multiprocessing, </w:t>
      </w:r>
      <w:r w:rsidRPr="00E839A8" w:rsidR="00E839A8">
        <w:t>multithreading, concurrency, processors</w:t>
      </w:r>
      <w:r w:rsidR="00E839A8">
        <w:t>, Windows, Linux, Ubuntu, FreeBSD, C++, Java, Golang, Python</w:t>
      </w:r>
    </w:p>
    <w:p w:rsidRPr="00D632BE" w:rsidR="009303D9" w:rsidP="006B6B66" w:rsidRDefault="000233A1" w14:paraId="432654BF" w14:textId="15C33CE3">
      <w:pPr>
        <w:pStyle w:val="Heading1"/>
      </w:pPr>
      <w:r>
        <w:t>Introduction</w:t>
      </w:r>
    </w:p>
    <w:p w:rsidRPr="00071C79" w:rsidR="00071C79" w:rsidP="00071C79" w:rsidRDefault="009D24A3" w14:paraId="47B0FCC4" w14:textId="373F0073">
      <w:pPr>
        <w:pStyle w:val="Heading2"/>
      </w:pPr>
      <w:r w:rsidRPr="00071C79">
        <w:t>Motivation</w:t>
      </w:r>
    </w:p>
    <w:p w:rsidR="00D130FF" w:rsidP="00CD0CD3" w:rsidRDefault="009D24A3" w14:paraId="709798AE" w14:textId="08154627">
      <w:pPr>
        <w:pStyle w:val="Text"/>
        <w:rPr>
          <w:lang w:val="en-US"/>
        </w:rPr>
      </w:pPr>
      <w:r w:rsidR="009D24A3">
        <w:rPr/>
        <w:t>We want to study how an operating system handles concurrency and mult</w:t>
      </w:r>
      <w:r w:rsidR="007300E1">
        <w:rPr>
          <w:lang w:val="en-US"/>
        </w:rPr>
        <w:t>iprocessing</w:t>
      </w:r>
      <w:r w:rsidR="009D24A3">
        <w:rPr/>
        <w:t xml:space="preserve"> while varying the programming</w:t>
      </w:r>
      <w:r w:rsidRPr="4913CF67" w:rsidR="00C930D5">
        <w:rPr>
          <w:lang w:val="en-US"/>
        </w:rPr>
        <w:t xml:space="preserve"> </w:t>
      </w:r>
      <w:r w:rsidR="009D24A3">
        <w:rPr/>
        <w:t xml:space="preserve">language creating the threads. We plan to create four separate implementations of a </w:t>
      </w:r>
      <w:r w:rsidR="007300E1">
        <w:rPr/>
        <w:t xml:space="preserve">multiprocessing </w:t>
      </w:r>
      <w:r w:rsidR="009D24A3">
        <w:rPr/>
        <w:t>program in four different programming languages: C++, Python, Java, and Go. We will run each of those programs on Windows</w:t>
      </w:r>
      <w:r w:rsidRPr="4913CF67" w:rsidR="009D24A3">
        <w:rPr>
          <w:lang w:val="en-US"/>
        </w:rPr>
        <w:t xml:space="preserve">, FreeBSD, and </w:t>
      </w:r>
      <w:r w:rsidR="00281888">
        <w:rPr>
          <w:lang w:val="en-US"/>
        </w:rPr>
        <w:t xml:space="preserve">Linux </w:t>
      </w:r>
      <w:r w:rsidR="00281888">
        <w:rPr>
          <w:lang w:val="en-US"/>
        </w:rPr>
        <w:t>Ubuntu. We</w:t>
      </w:r>
      <w:r w:rsidR="009D24A3">
        <w:rPr/>
        <w:t xml:space="preserve"> will compare the performance of each program within </w:t>
      </w:r>
      <w:r w:rsidRPr="4913CF67" w:rsidR="009D24A3">
        <w:rPr>
          <w:lang w:val="en-US"/>
        </w:rPr>
        <w:t>each</w:t>
      </w:r>
      <w:r w:rsidR="009D24A3">
        <w:rPr/>
        <w:t xml:space="preserve"> operating system</w:t>
      </w:r>
      <w:r w:rsidRPr="4913CF67" w:rsidR="009D24A3">
        <w:rPr>
          <w:lang w:val="en-US"/>
        </w:rPr>
        <w:t xml:space="preserve"> and measure the </w:t>
      </w:r>
      <w:r w:rsidR="009D24A3">
        <w:rPr/>
        <w:t xml:space="preserve">behavior of the operating system as it manages the </w:t>
      </w:r>
      <w:r w:rsidR="0082747D">
        <w:rPr>
          <w:lang w:val="en-US"/>
        </w:rPr>
        <w:t>processes</w:t>
      </w:r>
      <w:r w:rsidR="009D24A3">
        <w:rPr/>
        <w:t xml:space="preserve"> created from each program written in the differing languages. </w:t>
      </w:r>
      <w:r w:rsidRPr="4913CF67" w:rsidR="009D24A3">
        <w:rPr>
          <w:lang w:val="en-US"/>
        </w:rPr>
        <w:t xml:space="preserve">We hypothesize that since Go </w:t>
      </w:r>
      <w:r w:rsidRPr="4913CF67" w:rsidR="00A62DB9">
        <w:rPr>
          <w:lang w:val="en-US"/>
        </w:rPr>
        <w:t>can</w:t>
      </w:r>
      <w:r w:rsidRPr="4913CF67" w:rsidR="009D24A3">
        <w:rPr>
          <w:lang w:val="en-US"/>
        </w:rPr>
        <w:t xml:space="preserve"> handle specific concurrency problems</w:t>
      </w:r>
      <w:sdt>
        <w:sdtPr>
          <w:rPr>
            <w:vertAlign w:val="superscript"/>
            <w:lang w:val="en-US"/>
          </w:rPr>
          <w:id w:val="779767764"/>
          <w:placeholder>
            <w:docPart w:val="DefaultPlaceholder_1081868574"/>
          </w:placeholder>
          <w:citation/>
        </w:sdtPr>
        <w:sdtEndPr>
          <w:rPr>
            <w:vertAlign w:val="baseline"/>
            <w:lang w:val="en-US"/>
          </w:rPr>
        </w:sdtEndPr>
        <w:sdtContent>
          <w:r w:rsidR="00045E2E">
            <w:rPr>
              <w:lang w:val="en-US"/>
            </w:rPr>
            <w:fldChar w:fldCharType="begin"/>
          </w:r>
          <w:r w:rsidR="00045E2E">
            <w:rPr>
              <w:lang w:val="en-US"/>
            </w:rPr>
            <w:instrText xml:space="preserve"> CITATION Mul22 \l 1033 </w:instrText>
          </w:r>
          <w:r w:rsidR="00045E2E">
            <w:rPr>
              <w:lang w:val="en-US"/>
            </w:rPr>
            <w:fldChar w:fldCharType="separate"/>
          </w:r>
          <w:r w:rsidR="00C7400D">
            <w:rPr>
              <w:noProof/>
              <w:lang w:val="en-US"/>
            </w:rPr>
            <w:t xml:space="preserve"> </w:t>
          </w:r>
          <w:r w:rsidRPr="00C7400D" w:rsidR="00C7400D">
            <w:rPr>
              <w:noProof/>
              <w:lang w:val="en-US"/>
            </w:rPr>
            <w:t>[1]</w:t>
          </w:r>
          <w:r w:rsidR="00045E2E">
            <w:rPr>
              <w:lang w:val="en-US"/>
            </w:rPr>
            <w:fldChar w:fldCharType="end"/>
          </w:r>
        </w:sdtContent>
      </w:sdt>
      <w:r w:rsidRPr="4913CF67" w:rsidR="009D24A3">
        <w:rPr>
          <w:lang w:val="en-US"/>
        </w:rPr>
        <w:t>, it will perform the best out of the four languages.</w:t>
      </w:r>
      <w:r w:rsidRPr="4913CF67" w:rsidR="00F15BBA">
        <w:rPr>
          <w:rStyle w:val="TextChar"/>
        </w:rPr>
        <w:t xml:space="preserve"> This project will help us to better understand the relationship between a programming language and an operating system. It will also give us the opportunity to explore the details of concurrency and the different ways that it can be implemented. We </w:t>
      </w:r>
      <w:r w:rsidR="009F5219">
        <w:rPr>
          <w:rStyle w:val="TextChar"/>
          <w:lang w:val="en-US"/>
        </w:rPr>
        <w:t>will</w:t>
      </w:r>
      <w:r w:rsidRPr="4913CF67" w:rsidR="00F15BBA">
        <w:rPr>
          <w:rStyle w:val="TextChar"/>
        </w:rPr>
        <w:t xml:space="preserve"> gain a deep understanding of </w:t>
      </w:r>
      <w:r w:rsidR="006052DD">
        <w:rPr>
          <w:rStyle w:val="TextChar"/>
          <w:lang w:val="en-US"/>
        </w:rPr>
        <w:t>how</w:t>
      </w:r>
      <w:r w:rsidRPr="4913CF67" w:rsidR="00F15BBA">
        <w:rPr>
          <w:rStyle w:val="TextChar"/>
        </w:rPr>
        <w:t xml:space="preserve"> an operating system handles multiple </w:t>
      </w:r>
      <w:r w:rsidR="006052DD">
        <w:rPr>
          <w:rStyle w:val="TextChar"/>
          <w:lang w:val="en-US"/>
        </w:rPr>
        <w:t>processes</w:t>
      </w:r>
      <w:r w:rsidRPr="4913CF67" w:rsidR="006052DD">
        <w:rPr>
          <w:rStyle w:val="TextChar"/>
        </w:rPr>
        <w:t xml:space="preserve"> </w:t>
      </w:r>
      <w:r w:rsidRPr="4913CF67" w:rsidR="00F15BBA">
        <w:rPr>
          <w:rStyle w:val="TextChar"/>
        </w:rPr>
        <w:t>at once</w:t>
      </w:r>
      <w:r w:rsidR="00466F8B">
        <w:rPr>
          <w:rStyle w:val="TextChar"/>
          <w:lang w:val="en-US"/>
        </w:rPr>
        <w:t xml:space="preserve">, including the operating system’s use </w:t>
      </w:r>
      <w:r w:rsidRPr="4913CF67" w:rsidR="00F15BBA">
        <w:rPr>
          <w:rStyle w:val="TextChar"/>
        </w:rPr>
        <w:t xml:space="preserve">of </w:t>
      </w:r>
      <w:r w:rsidR="007B05B0">
        <w:rPr>
          <w:rStyle w:val="TextChar"/>
          <w:lang w:val="en-US"/>
        </w:rPr>
        <w:t>context switching algorithms</w:t>
      </w:r>
      <w:r w:rsidR="00F15BBA">
        <w:rPr/>
        <w:t>.</w:t>
      </w:r>
    </w:p>
    <w:p w:rsidR="00D130FF" w:rsidP="00D130FF" w:rsidRDefault="00D130FF" w14:paraId="7FE8ED0B" w14:textId="31DA6C79">
      <w:pPr>
        <w:pStyle w:val="Heading2"/>
      </w:pPr>
      <w:r>
        <w:t>Background</w:t>
      </w:r>
    </w:p>
    <w:p w:rsidR="00E9108D" w:rsidP="00432649" w:rsidRDefault="00D130FF" w14:paraId="49CCB218" w14:textId="5A3AACD6">
      <w:pPr>
        <w:pStyle w:val="Text"/>
        <w:rPr>
          <w:rStyle w:val="TextChar"/>
          <w:lang w:val="en-US"/>
        </w:rPr>
      </w:pPr>
      <w:r>
        <w:t>In a</w:t>
      </w:r>
      <w:r w:rsidR="008F671E">
        <w:rPr>
          <w:lang w:val="en-US"/>
        </w:rPr>
        <w:t xml:space="preserve"> concurrent</w:t>
      </w:r>
      <w:r>
        <w:t xml:space="preserve"> process on a single processor, the processor can switch execution resources between </w:t>
      </w:r>
      <w:r w:rsidR="00B16A34">
        <w:rPr>
          <w:lang w:val="en-US"/>
        </w:rPr>
        <w:t>processes and threads,</w:t>
      </w:r>
      <w:r>
        <w:t xml:space="preserve"> resulting in concurrent execution. </w:t>
      </w:r>
      <w:r w:rsidRPr="4913CF67">
        <w:rPr>
          <w:rStyle w:val="TextChar"/>
        </w:rPr>
        <w:t xml:space="preserve">Concurrency indicates that more than one </w:t>
      </w:r>
      <w:r w:rsidR="00B16A34">
        <w:rPr>
          <w:rStyle w:val="TextChar"/>
          <w:lang w:val="en-US"/>
        </w:rPr>
        <w:t>process</w:t>
      </w:r>
      <w:r w:rsidRPr="4913CF67">
        <w:rPr>
          <w:rStyle w:val="TextChar"/>
        </w:rPr>
        <w:t xml:space="preserve"> is making progress, but the </w:t>
      </w:r>
      <w:r w:rsidR="00B16A34">
        <w:rPr>
          <w:rStyle w:val="TextChar"/>
          <w:lang w:val="en-US"/>
        </w:rPr>
        <w:t>processes/threads</w:t>
      </w:r>
      <w:r w:rsidRPr="4913CF67">
        <w:rPr>
          <w:rStyle w:val="TextChar"/>
        </w:rPr>
        <w:t xml:space="preserve"> are not actually running simultaneously.</w:t>
      </w:r>
      <w:r w:rsidR="00555732">
        <w:rPr>
          <w:rStyle w:val="TextChar"/>
          <w:vertAlign w:val="superscript"/>
          <w:lang w:val="en-US"/>
        </w:rPr>
        <w:t>[1]</w:t>
      </w:r>
      <w:r w:rsidRPr="4913CF67">
        <w:rPr>
          <w:rStyle w:val="TextChar"/>
        </w:rPr>
        <w:t xml:space="preserve"> </w:t>
      </w:r>
      <w:r w:rsidRPr="4913CF67" w:rsidR="00194A64">
        <w:rPr>
          <w:rStyle w:val="TextChar"/>
          <w:lang w:val="en-US"/>
        </w:rPr>
        <w:t>While concurrency can lead to po</w:t>
      </w:r>
      <w:r w:rsidRPr="4913CF67" w:rsidR="000F28CE">
        <w:rPr>
          <w:rStyle w:val="TextChar"/>
          <w:lang w:val="en-US"/>
        </w:rPr>
        <w:t>w</w:t>
      </w:r>
      <w:r w:rsidRPr="4913CF67" w:rsidR="00194A64">
        <w:rPr>
          <w:rStyle w:val="TextChar"/>
          <w:lang w:val="en-US"/>
        </w:rPr>
        <w:t>erful increases in performance by maximizing CPU utilization, it also has the potential</w:t>
      </w:r>
      <w:r w:rsidRPr="4913CF67" w:rsidR="000F28CE">
        <w:rPr>
          <w:rStyle w:val="TextChar"/>
          <w:lang w:val="en-US"/>
        </w:rPr>
        <w:t xml:space="preserve"> to create surprising or unexpected results.</w:t>
      </w:r>
      <w:r w:rsidRPr="4913CF67" w:rsidR="00C93A89">
        <w:rPr>
          <w:rStyle w:val="TextChar"/>
          <w:lang w:val="en-US"/>
        </w:rPr>
        <w:t xml:space="preserve"> </w:t>
      </w:r>
      <w:r w:rsidRPr="4913CF67" w:rsidR="008753AF">
        <w:rPr>
          <w:rStyle w:val="TextChar"/>
          <w:lang w:val="en-US"/>
        </w:rPr>
        <w:t xml:space="preserve">This happens because threads share </w:t>
      </w:r>
      <w:r w:rsidRPr="4913CF67" w:rsidR="00C07B72">
        <w:rPr>
          <w:rStyle w:val="TextChar"/>
          <w:lang w:val="en-US"/>
        </w:rPr>
        <w:t xml:space="preserve">access to the same resources—for example, memory—and the order in which each of the threads executes </w:t>
      </w:r>
      <w:r w:rsidRPr="4913CF67" w:rsidR="00E7068C">
        <w:rPr>
          <w:rStyle w:val="TextChar"/>
          <w:lang w:val="en-US"/>
        </w:rPr>
        <w:t xml:space="preserve">is nondeterministic. </w:t>
      </w:r>
      <w:r w:rsidRPr="4913CF67" w:rsidR="0BBD7ADD">
        <w:rPr>
          <w:rStyle w:val="TextChar"/>
          <w:lang w:val="en-US"/>
        </w:rPr>
        <w:t>Languages</w:t>
      </w:r>
      <w:r w:rsidRPr="4913CF67" w:rsidR="0000710C">
        <w:rPr>
          <w:rStyle w:val="TextChar"/>
          <w:lang w:val="en-US"/>
        </w:rPr>
        <w:t xml:space="preserve"> provide </w:t>
      </w:r>
      <w:r w:rsidRPr="4913CF67" w:rsidR="00B5260A">
        <w:rPr>
          <w:rStyle w:val="TextChar"/>
          <w:lang w:val="en-US"/>
        </w:rPr>
        <w:t xml:space="preserve">various tools </w:t>
      </w:r>
      <w:r w:rsidRPr="4913CF67" w:rsidR="1DDD0A97">
        <w:rPr>
          <w:rStyle w:val="TextChar"/>
          <w:lang w:val="en-US"/>
        </w:rPr>
        <w:t xml:space="preserve">and libraries </w:t>
      </w:r>
      <w:r w:rsidRPr="4913CF67" w:rsidR="00B5260A">
        <w:rPr>
          <w:rStyle w:val="TextChar"/>
          <w:lang w:val="en-US"/>
        </w:rPr>
        <w:t xml:space="preserve">that allow for </w:t>
      </w:r>
      <w:r w:rsidRPr="4913CF67" w:rsidR="00AD29E4">
        <w:rPr>
          <w:rStyle w:val="TextChar"/>
          <w:lang w:val="en-US"/>
        </w:rPr>
        <w:t>safe implementations of concurrency</w:t>
      </w:r>
      <w:r w:rsidRPr="4913CF67" w:rsidR="2ED3F1FD">
        <w:rPr>
          <w:rStyle w:val="TextChar"/>
          <w:lang w:val="en-US"/>
        </w:rPr>
        <w:t>.</w:t>
      </w:r>
      <w:r w:rsidRPr="4913CF67" w:rsidR="00F15BBA">
        <w:rPr>
          <w:rStyle w:val="TextChar"/>
          <w:lang w:val="en-US"/>
        </w:rPr>
        <w:t xml:space="preserve"> These tools </w:t>
      </w:r>
      <w:r w:rsidRPr="4913CF67" w:rsidR="00432649">
        <w:rPr>
          <w:rStyle w:val="TextChar"/>
          <w:lang w:val="en-US"/>
        </w:rPr>
        <w:t>allow for</w:t>
      </w:r>
      <w:r w:rsidRPr="4913CF67" w:rsidR="004949A7">
        <w:rPr>
          <w:rStyle w:val="TextChar"/>
          <w:lang w:val="en-US"/>
        </w:rPr>
        <w:t xml:space="preserve"> </w:t>
      </w:r>
      <w:r w:rsidRPr="4913CF67" w:rsidR="00432649">
        <w:rPr>
          <w:rStyle w:val="TextChar"/>
          <w:lang w:val="en-US"/>
        </w:rPr>
        <w:t>performance improvements associated with concurrency without the danger of nondeterministic memory accesses.</w:t>
      </w:r>
      <w:r w:rsidRPr="4913CF67" w:rsidR="0050726C">
        <w:rPr>
          <w:rStyle w:val="TextChar"/>
          <w:lang w:val="en-US"/>
        </w:rPr>
        <w:t xml:space="preserve"> </w:t>
      </w:r>
      <w:r w:rsidRPr="4913CF67" w:rsidR="00E9108D">
        <w:rPr>
          <w:rStyle w:val="TextChar"/>
          <w:lang w:val="en-US"/>
        </w:rPr>
        <w:t xml:space="preserve">This paper will focus on </w:t>
      </w:r>
      <w:r w:rsidR="00C320CD">
        <w:rPr>
          <w:rStyle w:val="TextChar"/>
          <w:lang w:val="en-US"/>
        </w:rPr>
        <w:t>c</w:t>
      </w:r>
      <w:r w:rsidRPr="4913CF67" w:rsidR="357551A8">
        <w:rPr>
          <w:rStyle w:val="TextChar"/>
          <w:lang w:val="en-US"/>
        </w:rPr>
        <w:t>oncurrent performance across different languages</w:t>
      </w:r>
      <w:r w:rsidR="00295E34">
        <w:rPr>
          <w:rStyle w:val="TextChar"/>
          <w:lang w:val="en-US"/>
        </w:rPr>
        <w:t xml:space="preserve"> in different operating systems</w:t>
      </w:r>
      <w:r w:rsidRPr="4913CF67" w:rsidR="357551A8">
        <w:rPr>
          <w:rStyle w:val="TextChar"/>
          <w:lang w:val="en-US"/>
        </w:rPr>
        <w:t>.</w:t>
      </w:r>
    </w:p>
    <w:p w:rsidRPr="004341AB" w:rsidR="007F2621" w:rsidP="007F2621" w:rsidRDefault="003E5FEE" w14:paraId="482B19BE" w14:textId="1B8FA550">
      <w:pPr>
        <w:pStyle w:val="Text"/>
        <w:rPr>
          <w:lang w:val="en-US"/>
        </w:rPr>
      </w:pPr>
      <w:r>
        <w:rPr>
          <w:rStyle w:val="TextChar"/>
          <w:lang w:val="en-US"/>
        </w:rPr>
        <w:t>Concurrency</w:t>
      </w:r>
      <w:r w:rsidR="007F2621">
        <w:rPr>
          <w:rStyle w:val="TextChar"/>
          <w:lang w:val="en-US"/>
        </w:rPr>
        <w:t xml:space="preserve"> </w:t>
      </w:r>
      <w:r w:rsidRPr="007F2621" w:rsidR="007F2621">
        <w:t xml:space="preserve">deals with managing the access to shared state from different threads and on the other side, parallelism deals with utilizing multiple CPUs or its cores to </w:t>
      </w:r>
      <w:r w:rsidR="003F4AC6">
        <w:rPr>
          <w:lang w:val="en-US"/>
        </w:rPr>
        <w:t xml:space="preserve">split a task across </w:t>
      </w:r>
      <w:r w:rsidR="001B122B">
        <w:rPr>
          <w:lang w:val="en-US"/>
        </w:rPr>
        <w:t>the</w:t>
      </w:r>
      <w:r w:rsidR="0026251F">
        <w:rPr>
          <w:lang w:val="en-US"/>
        </w:rPr>
        <w:t xml:space="preserve"> cores</w:t>
      </w:r>
      <w:r w:rsidR="001405EF">
        <w:rPr>
          <w:lang w:val="en-US"/>
        </w:rPr>
        <w:t>.</w:t>
      </w:r>
      <w:r w:rsidR="001B122B">
        <w:rPr>
          <w:lang w:val="en-US"/>
        </w:rPr>
        <w:t xml:space="preserve"> </w:t>
      </w:r>
      <w:sdt>
        <w:sdtPr>
          <w:rPr>
            <w:vertAlign w:val="superscript"/>
            <w:lang w:val="en-US"/>
          </w:rPr>
          <w:id w:val="-649288928"/>
          <w:placeholder>
            <w:docPart w:val="B0E9EC1B72AF40308C66EC71BE0B70F9"/>
          </w:placeholder>
          <w:citation/>
        </w:sdtPr>
        <w:sdtContent>
          <w:r w:rsidRPr="63D389F7" w:rsidR="00475D77">
            <w:rPr>
              <w:vertAlign w:val="superscript"/>
              <w:lang w:val="en-US"/>
            </w:rPr>
            <w:fldChar w:fldCharType="begin"/>
          </w:r>
          <w:r w:rsidRPr="63D389F7" w:rsidR="00475D77">
            <w:rPr>
              <w:vertAlign w:val="superscript"/>
              <w:lang w:val="en-US"/>
            </w:rPr>
            <w:instrText xml:space="preserve"> CITATION Con22 \l 1033 </w:instrText>
          </w:r>
          <w:r w:rsidRPr="63D389F7" w:rsidR="00475D77">
            <w:rPr>
              <w:vertAlign w:val="superscript"/>
              <w:lang w:val="en-US"/>
            </w:rPr>
            <w:fldChar w:fldCharType="separate"/>
          </w:r>
          <w:r w:rsidRPr="00C7400D" w:rsidR="00C7400D">
            <w:rPr>
              <w:noProof/>
              <w:lang w:val="en-US"/>
            </w:rPr>
            <w:t>[2]</w:t>
          </w:r>
          <w:r w:rsidRPr="63D389F7" w:rsidR="00475D77">
            <w:rPr>
              <w:vertAlign w:val="superscript"/>
              <w:lang w:val="en-US"/>
            </w:rPr>
            <w:fldChar w:fldCharType="end"/>
          </w:r>
        </w:sdtContent>
      </w:sdt>
      <w:r w:rsidR="003519D0">
        <w:rPr>
          <w:lang w:val="en-US"/>
        </w:rPr>
        <w:t xml:space="preserve"> </w:t>
      </w:r>
      <w:r w:rsidR="004341AB">
        <w:rPr>
          <w:lang w:val="en-US"/>
        </w:rPr>
        <w:t xml:space="preserve">Concurrency means that two or more calculations happen within the same time frame and parallelism means that two or more calculations happen at the same moment. </w:t>
      </w:r>
      <w:r w:rsidR="00B946D8">
        <w:rPr>
          <w:lang w:val="en-US"/>
        </w:rPr>
        <w:t>Since parallelism requires multiple cores, it is a form of concurrency</w:t>
      </w:r>
      <w:r w:rsidR="00555732">
        <w:rPr>
          <w:lang w:val="en-US"/>
        </w:rPr>
        <w:t>.</w:t>
      </w:r>
      <w:sdt>
        <w:sdtPr>
          <w:rPr>
            <w:vertAlign w:val="superscript"/>
            <w:lang w:val="en-US"/>
          </w:rPr>
          <w:id w:val="-1117294519"/>
          <w:placeholder>
            <w:docPart w:val="B0E9EC1B72AF40308C66EC71BE0B70F9"/>
          </w:placeholder>
          <w:citation/>
        </w:sdtPr>
        <w:sdtContent>
          <w:r w:rsidRPr="63D389F7" w:rsidR="006B3109">
            <w:rPr>
              <w:vertAlign w:val="superscript"/>
              <w:lang w:val="en-US"/>
            </w:rPr>
            <w:fldChar w:fldCharType="begin"/>
          </w:r>
          <w:ins w:author="Kerry Gip" w:date="2022-05-08T13:34:00Z" w:id="0">
            <w:r w:rsidRPr="63D389F7" w:rsidR="006B3109">
              <w:rPr>
                <w:vertAlign w:val="superscript"/>
                <w:lang w:val="en-US"/>
              </w:rPr>
              <w:instrText xml:space="preserve"> CITATION Pyt21 \l 1033 </w:instrText>
            </w:r>
          </w:ins>
          <w:r w:rsidRPr="63D389F7" w:rsidR="006B3109">
            <w:rPr>
              <w:vertAlign w:val="superscript"/>
              <w:lang w:val="en-US"/>
            </w:rPr>
            <w:fldChar w:fldCharType="separate"/>
          </w:r>
          <w:r w:rsidR="00C7400D">
            <w:rPr>
              <w:noProof/>
              <w:vertAlign w:val="superscript"/>
              <w:lang w:val="en-US"/>
            </w:rPr>
            <w:t xml:space="preserve"> </w:t>
          </w:r>
          <w:r w:rsidRPr="00C7400D" w:rsidR="00C7400D">
            <w:rPr>
              <w:noProof/>
              <w:lang w:val="en-US"/>
            </w:rPr>
            <w:t>[3]</w:t>
          </w:r>
          <w:r w:rsidRPr="63D389F7" w:rsidR="006B3109">
            <w:rPr>
              <w:vertAlign w:val="superscript"/>
              <w:lang w:val="en-US"/>
            </w:rPr>
            <w:fldChar w:fldCharType="end"/>
          </w:r>
        </w:sdtContent>
      </w:sdt>
    </w:p>
    <w:p w:rsidR="003317A5" w:rsidP="007F2621" w:rsidRDefault="003D590E" w14:paraId="348A7D58" w14:textId="08331962">
      <w:pPr>
        <w:pStyle w:val="Text"/>
        <w:rPr>
          <w:lang w:val="en-US"/>
        </w:rPr>
      </w:pPr>
      <w:r w:rsidR="003D590E">
        <w:rPr>
          <w:lang w:val="en-US"/>
        </w:rPr>
        <w:t>E</w:t>
      </w:r>
      <w:r w:rsidRPr="003317A5" w:rsidR="003317A5">
        <w:rPr/>
        <w:t xml:space="preserve">ach thread in the process can run concurrently on a separate processor, resulting in parallel </w:t>
      </w:r>
      <w:r w:rsidRPr="003317A5" w:rsidR="00DA3BCB">
        <w:rPr/>
        <w:t>execution. When</w:t>
      </w:r>
      <w:r w:rsidRPr="003317A5" w:rsidR="003317A5">
        <w:rPr/>
        <w:t xml:space="preserve"> the number of threads in a process is less than or equal to the number of processors available, the operating system's </w:t>
      </w:r>
      <w:r w:rsidR="003317A5">
        <w:rPr/>
        <w:t xml:space="preserve">language and </w:t>
      </w:r>
      <w:r w:rsidRPr="003317A5" w:rsidR="003317A5">
        <w:rPr/>
        <w:t xml:space="preserve">thread support system ensures that each thread runs on a different processor. For example, in a matrix multiplication that is programmed with four </w:t>
      </w:r>
      <w:r w:rsidRPr="003317A5" w:rsidR="003317A5">
        <w:rPr/>
        <w:t>threads and</w:t>
      </w:r>
      <w:r w:rsidRPr="003317A5" w:rsidR="003317A5">
        <w:rPr/>
        <w:t xml:space="preserve"> runs on a system that has two dual-core processors, each software thread can run simultaneously on the four processor cores to compute a row of the result at the same time.</w:t>
      </w:r>
      <w:r w:rsidR="006B3109">
        <w:rPr>
          <w:lang w:val="en-US"/>
        </w:rPr>
        <w:t xml:space="preserve"> </w:t>
      </w:r>
      <w:sdt>
        <w:sdtPr>
          <w:rPr>
            <w:vertAlign w:val="superscript"/>
            <w:lang w:val="en-US"/>
          </w:rPr>
          <w:id w:val="-1720668429"/>
          <w:placeholder>
            <w:docPart w:val="50F03A5B412E498B96C6219CEC4C0DDE"/>
          </w:placeholder>
          <w:citation/>
        </w:sdtPr>
        <w:sdtContent>
          <w:r w:rsidRPr="609A75B8" w:rsidR="006B3109">
            <w:rPr>
              <w:vertAlign w:val="superscript"/>
              <w:lang w:val="en-US"/>
            </w:rPr>
            <w:fldChar w:fldCharType="begin"/>
          </w:r>
          <w:r w:rsidRPr="609A75B8" w:rsidR="006B3109">
            <w:rPr>
              <w:vertAlign w:val="superscript"/>
              <w:lang w:val="en-US"/>
            </w:rPr>
            <w:instrText xml:space="preserve"> CITATION Mul10 \l 1033 </w:instrText>
          </w:r>
          <w:r w:rsidRPr="609A75B8" w:rsidR="006B3109">
            <w:rPr>
              <w:vertAlign w:val="superscript"/>
              <w:lang w:val="en-US"/>
            </w:rPr>
            <w:fldChar w:fldCharType="separate"/>
          </w:r>
          <w:r w:rsidRPr="00C7400D" w:rsidR="00C7400D">
            <w:rPr>
              <w:noProof/>
              <w:lang w:val="en-US"/>
            </w:rPr>
            <w:t>[4]</w:t>
          </w:r>
          <w:r w:rsidRPr="609A75B8" w:rsidR="006B3109">
            <w:rPr>
              <w:vertAlign w:val="superscript"/>
              <w:lang w:val="en-US"/>
            </w:rPr>
            <w:fldChar w:fldCharType="end"/>
          </w:r>
        </w:sdtContent>
        <w:sdtEndPr>
          <w:rPr>
            <w:vertAlign w:val="superscript"/>
            <w:lang w:val="en-US"/>
          </w:rPr>
        </w:sdtEndPr>
      </w:sdt>
      <w:r w:rsidRPr="00A6352B" w:rsidR="00273044">
        <w:rPr>
          <w:vertAlign w:val="superscript"/>
          <w:lang w:val="en-US"/>
        </w:rPr>
        <w:t xml:space="preserve"> </w:t>
      </w:r>
    </w:p>
    <w:p w:rsidR="000D3BD4" w:rsidP="00432649" w:rsidRDefault="00730527" w14:paraId="145C85CB" w14:textId="26808179">
      <w:pPr>
        <w:pStyle w:val="Text"/>
        <w:rPr>
          <w:rStyle w:val="TextChar"/>
          <w:lang w:val="en-US"/>
        </w:rPr>
      </w:pPr>
      <w:r>
        <w:rPr>
          <w:lang w:val="en-US"/>
        </w:rPr>
        <w:t>There are three levels of concurrency</w:t>
      </w:r>
      <w:r w:rsidR="00BA17CD">
        <w:rPr>
          <w:lang w:val="en-US"/>
        </w:rPr>
        <w:t>,</w:t>
      </w:r>
      <w:r>
        <w:rPr>
          <w:lang w:val="en-US"/>
        </w:rPr>
        <w:t xml:space="preserve"> </w:t>
      </w:r>
      <w:r w:rsidR="00BA17CD">
        <w:rPr>
          <w:lang w:val="en-US"/>
        </w:rPr>
        <w:t>l</w:t>
      </w:r>
      <w:r>
        <w:rPr>
          <w:lang w:val="en-US"/>
        </w:rPr>
        <w:t xml:space="preserve">ow level, </w:t>
      </w:r>
      <w:r w:rsidDel="00BD758D">
        <w:rPr>
          <w:lang w:val="en-US"/>
        </w:rPr>
        <w:t>mid</w:t>
      </w:r>
      <w:r w:rsidR="00BD758D">
        <w:rPr>
          <w:lang w:val="en-US"/>
        </w:rPr>
        <w:t>-</w:t>
      </w:r>
      <w:proofErr w:type="gramStart"/>
      <w:r w:rsidR="00BD758D">
        <w:rPr>
          <w:lang w:val="en-US"/>
        </w:rPr>
        <w:t>level</w:t>
      </w:r>
      <w:proofErr w:type="gramEnd"/>
      <w:r>
        <w:rPr>
          <w:lang w:val="en-US"/>
        </w:rPr>
        <w:t xml:space="preserve"> and </w:t>
      </w:r>
      <w:r w:rsidDel="00BD758D">
        <w:rPr>
          <w:lang w:val="en-US"/>
        </w:rPr>
        <w:t>high</w:t>
      </w:r>
      <w:r w:rsidR="00BD758D">
        <w:rPr>
          <w:lang w:val="en-US"/>
        </w:rPr>
        <w:t>-level</w:t>
      </w:r>
      <w:r>
        <w:rPr>
          <w:lang w:val="en-US"/>
        </w:rPr>
        <w:t xml:space="preserve"> concurrency. Low</w:t>
      </w:r>
      <w:r w:rsidR="006E58E5">
        <w:rPr>
          <w:lang w:val="en-US"/>
        </w:rPr>
        <w:t>-</w:t>
      </w:r>
      <w:r>
        <w:rPr>
          <w:lang w:val="en-US"/>
        </w:rPr>
        <w:t>level concurrency involves atomic operations</w:t>
      </w:r>
      <w:r w:rsidR="00B624A3">
        <w:rPr>
          <w:lang w:val="en-US"/>
        </w:rPr>
        <w:t xml:space="preserve">, </w:t>
      </w:r>
      <w:r w:rsidDel="00BD758D" w:rsidR="00B624A3">
        <w:rPr>
          <w:lang w:val="en-US"/>
        </w:rPr>
        <w:t>mid</w:t>
      </w:r>
      <w:r w:rsidR="00BD758D">
        <w:rPr>
          <w:lang w:val="en-US"/>
        </w:rPr>
        <w:t>-level</w:t>
      </w:r>
      <w:r w:rsidR="00B624A3">
        <w:rPr>
          <w:lang w:val="en-US"/>
        </w:rPr>
        <w:t xml:space="preserve"> does not use atomic </w:t>
      </w:r>
      <w:r w:rsidDel="003F77D8" w:rsidR="00B624A3">
        <w:rPr>
          <w:lang w:val="en-US"/>
        </w:rPr>
        <w:t>operations</w:t>
      </w:r>
      <w:r w:rsidR="003F77D8">
        <w:rPr>
          <w:lang w:val="en-US"/>
        </w:rPr>
        <w:t xml:space="preserve"> but</w:t>
      </w:r>
      <w:r w:rsidR="00B624A3">
        <w:rPr>
          <w:lang w:val="en-US"/>
        </w:rPr>
        <w:t xml:space="preserve"> requires locks and high</w:t>
      </w:r>
      <w:r w:rsidR="003E5FEE">
        <w:rPr>
          <w:lang w:val="en-US"/>
        </w:rPr>
        <w:t>-</w:t>
      </w:r>
      <w:r w:rsidR="00B624A3">
        <w:rPr>
          <w:lang w:val="en-US"/>
        </w:rPr>
        <w:t>level concurrency does not use atomic operations or locks. We will be focusing on high level concurrency.</w:t>
      </w:r>
      <w:r w:rsidR="00DF4D47">
        <w:rPr>
          <w:lang w:val="en-US"/>
        </w:rPr>
        <w:t xml:space="preserve"> </w:t>
      </w:r>
      <w:sdt>
        <w:sdtPr>
          <w:rPr>
            <w:vertAlign w:val="superscript"/>
            <w:lang w:val="en-US"/>
          </w:rPr>
          <w:id w:val="-188144594"/>
          <w:citation/>
        </w:sdtPr>
        <w:sdtContent>
          <w:r w:rsidRPr="00A6352B" w:rsidR="00DF4D47">
            <w:rPr>
              <w:vertAlign w:val="superscript"/>
              <w:lang w:val="en-US"/>
            </w:rPr>
            <w:fldChar w:fldCharType="begin"/>
          </w:r>
          <w:r w:rsidRPr="00A6352B" w:rsidR="00DF4D47">
            <w:rPr>
              <w:vertAlign w:val="superscript"/>
              <w:lang w:val="en-US"/>
            </w:rPr>
            <w:instrText xml:space="preserve"> CITATION Con22 \l 1033 </w:instrText>
          </w:r>
          <w:r w:rsidRPr="00A6352B" w:rsidR="00DF4D47">
            <w:rPr>
              <w:vertAlign w:val="superscript"/>
              <w:lang w:val="en-US"/>
            </w:rPr>
            <w:fldChar w:fldCharType="separate"/>
          </w:r>
          <w:r w:rsidRPr="00C7400D" w:rsidR="00C7400D">
            <w:rPr>
              <w:noProof/>
              <w:lang w:val="en-US"/>
            </w:rPr>
            <w:t>[2]</w:t>
          </w:r>
          <w:r w:rsidRPr="00A6352B" w:rsidR="00DF4D47">
            <w:rPr>
              <w:vertAlign w:val="superscript"/>
              <w:lang w:val="en-US"/>
            </w:rPr>
            <w:fldChar w:fldCharType="end"/>
          </w:r>
        </w:sdtContent>
      </w:sdt>
    </w:p>
    <w:p w:rsidR="00366677" w:rsidP="00366677" w:rsidRDefault="00366677" w14:paraId="42977023" w14:textId="1B909A6E">
      <w:pPr>
        <w:pStyle w:val="Heading1"/>
      </w:pPr>
      <w:r>
        <w:t>Methods</w:t>
      </w:r>
    </w:p>
    <w:p w:rsidR="005E03EA" w:rsidP="005E03EA" w:rsidRDefault="005E03EA" w14:paraId="7926429C" w14:textId="5E6A99D2">
      <w:pPr>
        <w:pStyle w:val="Heading2"/>
      </w:pPr>
      <w:r>
        <w:t>Software System Architecture</w:t>
      </w:r>
      <w:r w:rsidR="00657C6F">
        <w:t xml:space="preserve"> </w:t>
      </w:r>
      <w:r w:rsidR="009D24A3">
        <w:t>and Main Modules Being Developeed</w:t>
      </w:r>
    </w:p>
    <w:p w:rsidRPr="006F1B16" w:rsidR="00CD0CD3" w:rsidP="004949A7" w:rsidRDefault="5F5A818A" w14:paraId="2A43B6FF" w14:textId="59F32CDF">
      <w:pPr>
        <w:pStyle w:val="Text"/>
        <w:rPr>
          <w:lang w:val="en-US"/>
        </w:rPr>
      </w:pPr>
      <w:r>
        <w:t xml:space="preserve">Each team member will write </w:t>
      </w:r>
      <w:r w:rsidR="004F6208">
        <w:rPr>
          <w:lang w:val="en-US"/>
        </w:rPr>
        <w:t>the same</w:t>
      </w:r>
      <w:r>
        <w:t xml:space="preserve"> multi</w:t>
      </w:r>
      <w:r w:rsidR="004F6208">
        <w:rPr>
          <w:lang w:val="en-US"/>
        </w:rPr>
        <w:t>-</w:t>
      </w:r>
      <w:r w:rsidR="39A0FAAF">
        <w:t>process</w:t>
      </w:r>
      <w:r>
        <w:t xml:space="preserve"> program in one of the four listed programming languages. The team members will coordinate the functioning of the programs to eliminate any bias from choice in code. For example, they will all need to call the same number of </w:t>
      </w:r>
      <w:r w:rsidRPr="4DF3A71D" w:rsidR="4C31C6CB">
        <w:rPr>
          <w:lang w:val="en-US"/>
        </w:rPr>
        <w:t>processes</w:t>
      </w:r>
      <w:r w:rsidR="4C31C6CB">
        <w:t xml:space="preserve"> </w:t>
      </w:r>
      <w:r>
        <w:t xml:space="preserve">and each program’s </w:t>
      </w:r>
      <w:r w:rsidR="00095139">
        <w:rPr>
          <w:lang w:val="en-US"/>
        </w:rPr>
        <w:t xml:space="preserve">newly created </w:t>
      </w:r>
      <w:r w:rsidRPr="4DF3A71D" w:rsidR="4C31C6CB">
        <w:rPr>
          <w:lang w:val="en-US"/>
        </w:rPr>
        <w:t>process</w:t>
      </w:r>
      <w:r w:rsidR="00095139">
        <w:rPr>
          <w:lang w:val="en-US"/>
        </w:rPr>
        <w:t>es</w:t>
      </w:r>
      <w:r w:rsidR="4C31C6CB">
        <w:t xml:space="preserve"> </w:t>
      </w:r>
      <w:r>
        <w:t>need</w:t>
      </w:r>
      <w:r w:rsidR="00095139">
        <w:rPr>
          <w:lang w:val="en-US"/>
        </w:rPr>
        <w:t>s</w:t>
      </w:r>
      <w:r>
        <w:t xml:space="preserve"> to perform the same functions. </w:t>
      </w:r>
      <w:r w:rsidR="39A0FAAF">
        <w:t>Each of us will have one million random numbers to sort through using merge sort. Each process will take a copy o</w:t>
      </w:r>
      <w:r w:rsidR="007278A1">
        <w:rPr>
          <w:lang w:val="en-US"/>
        </w:rPr>
        <w:t xml:space="preserve">f an array of integers and </w:t>
      </w:r>
      <w:r w:rsidR="39A0FAAF">
        <w:t xml:space="preserve">merge sort </w:t>
      </w:r>
      <w:r w:rsidDel="007278A1" w:rsidR="39A0FAAF">
        <w:rPr>
          <w:lang w:val="en-US"/>
        </w:rPr>
        <w:t>it</w:t>
      </w:r>
      <w:r w:rsidR="39A0FAAF">
        <w:t xml:space="preserve">. We will be measuring </w:t>
      </w:r>
      <w:r w:rsidR="00C46A3C">
        <w:rPr>
          <w:lang w:val="en-US"/>
        </w:rPr>
        <w:t>each child process</w:t>
      </w:r>
      <w:r w:rsidR="00F60054">
        <w:rPr>
          <w:lang w:val="en-US"/>
        </w:rPr>
        <w:t>’</w:t>
      </w:r>
      <w:r w:rsidR="00C46A3C">
        <w:rPr>
          <w:lang w:val="en-US"/>
        </w:rPr>
        <w:t xml:space="preserve"> </w:t>
      </w:r>
      <w:r w:rsidR="39A0FAAF">
        <w:t xml:space="preserve">execution time, </w:t>
      </w:r>
      <w:r w:rsidR="00006F39">
        <w:rPr>
          <w:lang w:val="en-US"/>
        </w:rPr>
        <w:t>CPU</w:t>
      </w:r>
      <w:r w:rsidR="39A0FAAF">
        <w:t xml:space="preserve"> time, </w:t>
      </w:r>
      <w:r w:rsidR="004C3F9A">
        <w:rPr>
          <w:lang w:val="en-US"/>
        </w:rPr>
        <w:t xml:space="preserve">CPU utilization, system memory usage, </w:t>
      </w:r>
      <w:r w:rsidR="0026652E">
        <w:rPr>
          <w:lang w:val="en-US"/>
        </w:rPr>
        <w:t>context switches</w:t>
      </w:r>
      <w:r w:rsidR="00F9548F">
        <w:rPr>
          <w:lang w:val="en-US"/>
        </w:rPr>
        <w:t xml:space="preserve">, </w:t>
      </w:r>
      <w:r w:rsidR="00FE32A0">
        <w:rPr>
          <w:lang w:val="en-US"/>
        </w:rPr>
        <w:t xml:space="preserve">page faults, </w:t>
      </w:r>
      <w:r w:rsidR="00F60054">
        <w:rPr>
          <w:lang w:val="en-US"/>
        </w:rPr>
        <w:t xml:space="preserve">and </w:t>
      </w:r>
      <w:r w:rsidR="00F9548F">
        <w:rPr>
          <w:lang w:val="en-US"/>
        </w:rPr>
        <w:t>peak memory usage</w:t>
      </w:r>
      <w:r w:rsidR="00F60054">
        <w:rPr>
          <w:lang w:val="en-US"/>
        </w:rPr>
        <w:t>.</w:t>
      </w:r>
      <w:r w:rsidR="00EA02CE">
        <w:rPr>
          <w:lang w:val="en-US"/>
        </w:rPr>
        <w:t xml:space="preserve"> </w:t>
      </w:r>
      <w:r w:rsidR="28CD86E3">
        <w:t xml:space="preserve">Each of the programs will be using the time command on Linux/FreeBSD and the deprecated, yet comparable command timeit.exe on Windows to measure the results. </w:t>
      </w:r>
    </w:p>
    <w:p w:rsidR="00657C6F" w:rsidP="00657C6F" w:rsidRDefault="00657C6F" w14:paraId="4C427FA2" w14:textId="1A8301CE">
      <w:pPr>
        <w:pStyle w:val="Heading2"/>
      </w:pPr>
      <w:r>
        <w:t>Measurements</w:t>
      </w:r>
    </w:p>
    <w:p w:rsidRPr="00B733AF" w:rsidR="00727751" w:rsidP="00A6352B" w:rsidRDefault="006A7200" w14:paraId="612035EE" w14:textId="29481EE3">
      <w:pPr>
        <w:pStyle w:val="bulletlist"/>
        <w:numPr>
          <w:numId w:val="0"/>
        </w:numPr>
        <w:ind w:left="288"/>
      </w:pPr>
      <w:r w:rsidRPr="51AF695E" w:rsidR="006A7200">
        <w:rPr>
          <w:lang w:val="en-US"/>
        </w:rPr>
        <w:t>These</w:t>
      </w:r>
      <w:r w:rsidRPr="51AF695E" w:rsidR="006A7200">
        <w:rPr>
          <w:lang w:val="en-US"/>
        </w:rPr>
        <w:t xml:space="preserve"> are the</w:t>
      </w:r>
      <w:r w:rsidRPr="51AF695E" w:rsidR="008577F0">
        <w:rPr>
          <w:lang w:val="en-US"/>
        </w:rPr>
        <w:t xml:space="preserve"> metrics </w:t>
      </w:r>
      <w:r w:rsidRPr="51AF695E" w:rsidR="006A7200">
        <w:rPr>
          <w:lang w:val="en-US"/>
        </w:rPr>
        <w:t xml:space="preserve">we will use to compare the performance of each </w:t>
      </w:r>
      <w:r w:rsidRPr="51AF695E" w:rsidR="00271293">
        <w:rPr>
          <w:lang w:val="en-US"/>
        </w:rPr>
        <w:t>programming languages and operating systems</w:t>
      </w:r>
      <w:r w:rsidRPr="51AF695E" w:rsidR="0055597B">
        <w:rPr>
          <w:lang w:val="en-US"/>
        </w:rPr>
        <w:t>.</w:t>
      </w:r>
    </w:p>
    <w:p w:rsidRPr="00A6352B" w:rsidR="00FE32A0" w:rsidP="00727751" w:rsidRDefault="00392606" w14:paraId="119917FB" w14:textId="5EA1CF58">
      <w:pPr>
        <w:pStyle w:val="bulletlist"/>
      </w:pPr>
      <w:r>
        <w:rPr>
          <w:lang w:val="en-US"/>
        </w:rPr>
        <w:t>Processes execution time</w:t>
      </w:r>
    </w:p>
    <w:p w:rsidRPr="009A6463" w:rsidR="00B733AF" w:rsidP="00727751" w:rsidRDefault="00B733AF" w14:paraId="3528FB10" w14:textId="5B4217D4">
      <w:pPr>
        <w:pStyle w:val="bulletlist"/>
      </w:pPr>
      <w:r>
        <w:rPr>
          <w:lang w:val="en-US"/>
        </w:rPr>
        <w:t xml:space="preserve">CPU process time </w:t>
      </w:r>
    </w:p>
    <w:p w:rsidRPr="005B520E" w:rsidR="009A6463" w:rsidP="00727751" w:rsidRDefault="009A6463" w14:paraId="1A570116" w14:textId="3028C6F5">
      <w:pPr>
        <w:pStyle w:val="bulletlist"/>
      </w:pPr>
      <w:r>
        <w:rPr>
          <w:lang w:val="en-US"/>
        </w:rPr>
        <w:t>Percentage of CPU utilization</w:t>
      </w:r>
    </w:p>
    <w:p w:rsidRPr="00CA2870" w:rsidR="00727751" w:rsidP="00727751" w:rsidRDefault="4DF3A71D" w14:paraId="2BC1E84B" w14:textId="2A6FD085">
      <w:pPr>
        <w:pStyle w:val="bulletlist"/>
        <w:rPr>
          <w:lang w:val="en-US"/>
        </w:rPr>
      </w:pPr>
      <w:r w:rsidRPr="4DF3A71D">
        <w:rPr>
          <w:lang w:val="en-US"/>
        </w:rPr>
        <w:t xml:space="preserve">Average </w:t>
      </w:r>
      <w:r w:rsidR="00061E58">
        <w:rPr>
          <w:lang w:val="en-US"/>
        </w:rPr>
        <w:t>system</w:t>
      </w:r>
      <w:r w:rsidRPr="4DF3A71D">
        <w:rPr>
          <w:lang w:val="en-US"/>
        </w:rPr>
        <w:t xml:space="preserve"> </w:t>
      </w:r>
      <w:r w:rsidR="00061E58">
        <w:rPr>
          <w:lang w:val="en-US"/>
        </w:rPr>
        <w:t>memory</w:t>
      </w:r>
    </w:p>
    <w:p w:rsidRPr="004820C7" w:rsidR="00727751" w:rsidP="24005BFD" w:rsidRDefault="00727751" w14:paraId="1F887A46" w14:textId="0C7331F5">
      <w:pPr>
        <w:pStyle w:val="bulletlist"/>
        <w:rPr>
          <w:lang w:val="en-US"/>
        </w:rPr>
      </w:pPr>
      <w:r>
        <w:rPr>
          <w:lang w:val="en-US"/>
        </w:rPr>
        <w:t>Number of context switches</w:t>
      </w:r>
      <w:r w:rsidRPr="4DF3A71D" w:rsidR="1220F4A6">
        <w:rPr>
          <w:lang w:val="en-US"/>
        </w:rPr>
        <w:t xml:space="preserve"> (voluntary and involuntary) </w:t>
      </w:r>
    </w:p>
    <w:p w:rsidR="0055597B" w:rsidP="4DF3A71D" w:rsidRDefault="4DF3A71D" w14:paraId="500C5902" w14:textId="07F189B4">
      <w:pPr>
        <w:pStyle w:val="bulletlist"/>
        <w:rPr>
          <w:lang w:val="en-US"/>
        </w:rPr>
      </w:pPr>
      <w:r w:rsidRPr="4DF3A71D">
        <w:rPr>
          <w:lang w:val="en-US"/>
        </w:rPr>
        <w:t>Max resident set size</w:t>
      </w:r>
    </w:p>
    <w:p w:rsidR="24005BFD" w:rsidP="24005BFD" w:rsidRDefault="2382EE23" w14:paraId="63D91E09" w14:textId="395BD461">
      <w:pPr>
        <w:pStyle w:val="bulletlist"/>
        <w:rPr>
          <w:lang w:val="en-US"/>
        </w:rPr>
      </w:pPr>
      <w:r w:rsidRPr="4DF3A71D">
        <w:rPr>
          <w:lang w:val="en-US"/>
        </w:rPr>
        <w:t xml:space="preserve">Page </w:t>
      </w:r>
      <w:r w:rsidR="00061E58">
        <w:rPr>
          <w:lang w:val="en-US"/>
        </w:rPr>
        <w:t>faults</w:t>
      </w:r>
      <w:r w:rsidRPr="4DF3A71D" w:rsidR="00061E58">
        <w:rPr>
          <w:lang w:val="en-US"/>
        </w:rPr>
        <w:t xml:space="preserve"> </w:t>
      </w:r>
      <w:r w:rsidRPr="4DF3A71D">
        <w:rPr>
          <w:lang w:val="en-US"/>
        </w:rPr>
        <w:t>(</w:t>
      </w:r>
      <w:r w:rsidR="00061E58">
        <w:rPr>
          <w:lang w:val="en-US"/>
        </w:rPr>
        <w:t>major</w:t>
      </w:r>
      <w:r w:rsidRPr="4DF3A71D">
        <w:rPr>
          <w:lang w:val="en-US"/>
        </w:rPr>
        <w:t xml:space="preserve"> and minor if applicable)</w:t>
      </w:r>
    </w:p>
    <w:p w:rsidRPr="004820C7" w:rsidR="00727751" w:rsidP="00727751" w:rsidRDefault="00727751" w14:paraId="51C78CCC" w14:textId="77777777">
      <w:pPr>
        <w:pStyle w:val="bulletlist"/>
      </w:pPr>
      <w:r>
        <w:rPr>
          <w:lang w:val="en-US"/>
        </w:rPr>
        <w:t>Number of cores</w:t>
      </w:r>
    </w:p>
    <w:p w:rsidR="00657C6F" w:rsidP="00A6352B" w:rsidRDefault="00727751" w14:paraId="2C720D6F" w14:textId="7DDECD8B">
      <w:pPr>
        <w:pStyle w:val="bulletlist"/>
      </w:pPr>
      <w:r w:rsidRPr="4913CF67">
        <w:rPr>
          <w:lang w:val="en-US"/>
        </w:rPr>
        <w:t xml:space="preserve">CPU type (will vary across team members) </w:t>
      </w:r>
    </w:p>
    <w:p w:rsidR="5379687C" w:rsidP="5379687C" w:rsidRDefault="42DDF5D9" w14:paraId="52462118" w14:textId="1FA4AD7E">
      <w:pPr>
        <w:pStyle w:val="Heading2"/>
      </w:pPr>
      <w:r>
        <w:t xml:space="preserve">Intended Code </w:t>
      </w:r>
    </w:p>
    <w:p w:rsidR="5379687C" w:rsidP="5379687C" w:rsidRDefault="5379687C" w14:paraId="7F050563" w14:textId="68E026F7">
      <w:pPr>
        <w:pStyle w:val="Text"/>
      </w:pPr>
      <w:r>
        <w:t xml:space="preserve">Below is </w:t>
      </w:r>
      <w:r w:rsidR="007A6FB6">
        <w:rPr>
          <w:lang w:val="en-US"/>
        </w:rPr>
        <w:t>the</w:t>
      </w:r>
      <w:r>
        <w:rPr>
          <w:lang w:val="en-US"/>
        </w:rPr>
        <w:t xml:space="preserve"> </w:t>
      </w:r>
      <w:r>
        <w:t xml:space="preserve">pseudocode for a program that can be implemented in multiple languages and run on multiple operating systems. </w:t>
      </w:r>
    </w:p>
    <w:p w:rsidRPr="00A6352B" w:rsidR="00930D92" w:rsidP="00A6352B" w:rsidRDefault="5379687C" w14:paraId="4BAA473D" w14:textId="411E1DF2">
      <w:pPr>
        <w:pStyle w:val="Text"/>
        <w:ind w:firstLine="0"/>
        <w:jc w:val="left"/>
        <w:rPr>
          <w:rFonts w:ascii="Consolas" w:hAnsi="Consolas"/>
          <w:sz w:val="16"/>
          <w:szCs w:val="16"/>
        </w:rPr>
      </w:pPr>
      <w:bookmarkStart w:name="_Int_reZ8adCw" w:id="1"/>
      <w:r w:rsidRPr="00A6352B">
        <w:rPr>
          <w:rFonts w:ascii="Consolas" w:hAnsi="Consolas"/>
          <w:sz w:val="16"/>
          <w:szCs w:val="16"/>
        </w:rPr>
        <w:t>main(</w:t>
      </w:r>
      <w:bookmarkEnd w:id="1"/>
      <w:r w:rsidRPr="00A6352B">
        <w:rPr>
          <w:rFonts w:ascii="Consolas" w:hAnsi="Consolas"/>
          <w:sz w:val="16"/>
          <w:szCs w:val="16"/>
        </w:rPr>
        <w:t xml:space="preserve">) </w:t>
      </w:r>
    </w:p>
    <w:p w:rsidRPr="00A6352B" w:rsidR="5379687C" w:rsidP="00A6352B" w:rsidRDefault="00930D92" w14:paraId="295DB6BB" w14:textId="3B6FAA33">
      <w:pPr>
        <w:pStyle w:val="Text"/>
        <w:ind w:firstLine="0"/>
        <w:jc w:val="left"/>
        <w:rPr>
          <w:rFonts w:ascii="Consolas" w:hAnsi="Consolas"/>
          <w:sz w:val="16"/>
          <w:szCs w:val="16"/>
        </w:rPr>
      </w:pPr>
      <w:r>
        <w:rPr>
          <w:rFonts w:ascii="Consolas" w:hAnsi="Consolas"/>
          <w:sz w:val="16"/>
          <w:szCs w:val="16"/>
        </w:rPr>
        <w:tab/>
      </w:r>
      <w:proofErr w:type="spellStart"/>
      <w:r w:rsidRPr="00A6352B" w:rsidR="5379687C">
        <w:rPr>
          <w:rFonts w:ascii="Consolas" w:hAnsi="Consolas"/>
          <w:sz w:val="16"/>
          <w:szCs w:val="16"/>
        </w:rPr>
        <w:t>randomNumbersArray</w:t>
      </w:r>
      <w:proofErr w:type="spellEnd"/>
      <w:r w:rsidRPr="00A6352B" w:rsidR="5379687C">
        <w:rPr>
          <w:rFonts w:ascii="Consolas" w:hAnsi="Consolas"/>
          <w:sz w:val="16"/>
          <w:szCs w:val="16"/>
        </w:rPr>
        <w:t xml:space="preserve"> = Read in file of </w:t>
      </w:r>
      <w:r w:rsidRPr="00A6352B" w:rsidR="48744CFD">
        <w:rPr>
          <w:rFonts w:ascii="Consolas" w:hAnsi="Consolas"/>
          <w:sz w:val="16"/>
          <w:szCs w:val="16"/>
        </w:rPr>
        <w:t>a million</w:t>
      </w:r>
      <w:r w:rsidRPr="00A6352B" w:rsidR="5379687C">
        <w:rPr>
          <w:rFonts w:ascii="Consolas" w:hAnsi="Consolas"/>
          <w:sz w:val="16"/>
          <w:szCs w:val="16"/>
        </w:rPr>
        <w:t xml:space="preserve"> random numbers</w:t>
      </w:r>
    </w:p>
    <w:p w:rsidRPr="00A6352B" w:rsidR="5379687C" w:rsidP="00A6352B" w:rsidRDefault="5379687C" w14:paraId="7848E8E4" w14:textId="45E145D6">
      <w:pPr>
        <w:pStyle w:val="Text"/>
        <w:jc w:val="left"/>
        <w:rPr>
          <w:rFonts w:ascii="Consolas" w:hAnsi="Consolas"/>
          <w:sz w:val="16"/>
          <w:szCs w:val="16"/>
        </w:rPr>
      </w:pPr>
      <w:r w:rsidRPr="00A6352B">
        <w:rPr>
          <w:rFonts w:ascii="Consolas" w:hAnsi="Consolas"/>
          <w:sz w:val="16"/>
          <w:szCs w:val="16"/>
        </w:rPr>
        <w:t>cores = Get number of cores on processor()</w:t>
      </w:r>
    </w:p>
    <w:p w:rsidRPr="00A6352B" w:rsidR="00590F0A" w:rsidP="00A6352B" w:rsidRDefault="5379687C" w14:paraId="0E9F135C" w14:textId="3CC2D71E">
      <w:pPr>
        <w:pStyle w:val="Text"/>
        <w:jc w:val="left"/>
        <w:rPr>
          <w:rFonts w:ascii="Consolas" w:hAnsi="Consolas"/>
          <w:sz w:val="16"/>
          <w:szCs w:val="16"/>
        </w:rPr>
      </w:pPr>
      <w:proofErr w:type="spellStart"/>
      <w:r w:rsidRPr="00A6352B">
        <w:rPr>
          <w:rFonts w:ascii="Consolas" w:hAnsi="Consolas"/>
          <w:sz w:val="16"/>
          <w:szCs w:val="16"/>
        </w:rPr>
        <w:t>SpawnSortProcesses</w:t>
      </w:r>
      <w:proofErr w:type="spellEnd"/>
      <w:r w:rsidRPr="00A6352B">
        <w:rPr>
          <w:rFonts w:ascii="Consolas" w:hAnsi="Consolas"/>
          <w:sz w:val="16"/>
          <w:szCs w:val="16"/>
        </w:rPr>
        <w:t>(</w:t>
      </w:r>
      <w:r w:rsidRPr="00A6352B" w:rsidR="48744CFD">
        <w:rPr>
          <w:rFonts w:ascii="Consolas" w:hAnsi="Consolas"/>
          <w:i/>
          <w:sz w:val="16"/>
          <w:szCs w:val="16"/>
        </w:rPr>
        <w:t xml:space="preserve">n </w:t>
      </w:r>
      <w:r w:rsidRPr="00A6352B">
        <w:rPr>
          <w:rFonts w:ascii="Consolas" w:hAnsi="Consolas"/>
          <w:sz w:val="16"/>
          <w:szCs w:val="16"/>
        </w:rPr>
        <w:t>cores) //this will evenly distribute each process to each core</w:t>
      </w:r>
    </w:p>
    <w:p w:rsidRPr="00A6352B" w:rsidR="00786F28" w:rsidP="00A6352B" w:rsidRDefault="5379687C" w14:paraId="28BAC170" w14:textId="4A01753E">
      <w:pPr>
        <w:pStyle w:val="Text"/>
        <w:ind w:firstLine="0"/>
        <w:jc w:val="left"/>
        <w:rPr>
          <w:rFonts w:ascii="Consolas" w:hAnsi="Consolas"/>
          <w:sz w:val="16"/>
          <w:szCs w:val="16"/>
        </w:rPr>
      </w:pPr>
      <w:r w:rsidRPr="72D3424F">
        <w:rPr>
          <w:rFonts w:ascii="Consolas" w:hAnsi="Consolas"/>
          <w:sz w:val="16"/>
          <w:szCs w:val="16"/>
        </w:rPr>
        <w:t xml:space="preserve">    </w:t>
      </w:r>
      <w:proofErr w:type="spellStart"/>
      <w:r w:rsidRPr="72D3424F">
        <w:rPr>
          <w:rFonts w:ascii="Consolas" w:hAnsi="Consolas"/>
          <w:sz w:val="16"/>
          <w:szCs w:val="16"/>
        </w:rPr>
        <w:t>SpawnSortProcesses</w:t>
      </w:r>
      <w:proofErr w:type="spellEnd"/>
      <w:r w:rsidRPr="72D3424F">
        <w:rPr>
          <w:rFonts w:ascii="Consolas" w:hAnsi="Consolas"/>
          <w:sz w:val="16"/>
          <w:szCs w:val="16"/>
        </w:rPr>
        <w:t>(2*cores) //this will create double the number of processes than cores forcing the OS to start juggling processes according to its respective scheduling algorithm</w:t>
      </w:r>
    </w:p>
    <w:p w:rsidRPr="00A6352B" w:rsidR="005637B7" w:rsidP="00A6352B" w:rsidRDefault="5379687C" w14:paraId="1A6767F1" w14:textId="71FA1093">
      <w:pPr>
        <w:pStyle w:val="Text"/>
        <w:ind w:firstLine="0"/>
        <w:jc w:val="left"/>
        <w:rPr>
          <w:rFonts w:ascii="Consolas" w:hAnsi="Consolas"/>
          <w:sz w:val="16"/>
          <w:szCs w:val="16"/>
        </w:rPr>
      </w:pPr>
      <w:r w:rsidRPr="72D3424F">
        <w:rPr>
          <w:rFonts w:ascii="Consolas" w:hAnsi="Consolas"/>
          <w:sz w:val="16"/>
          <w:szCs w:val="16"/>
        </w:rPr>
        <w:t xml:space="preserve">    </w:t>
      </w:r>
      <w:proofErr w:type="spellStart"/>
      <w:r w:rsidRPr="72D3424F">
        <w:rPr>
          <w:rFonts w:ascii="Consolas" w:hAnsi="Consolas"/>
          <w:sz w:val="16"/>
          <w:szCs w:val="16"/>
        </w:rPr>
        <w:t>SpawnSortProcesses</w:t>
      </w:r>
      <w:proofErr w:type="spellEnd"/>
      <w:r w:rsidRPr="72D3424F">
        <w:rPr>
          <w:rFonts w:ascii="Consolas" w:hAnsi="Consolas"/>
          <w:sz w:val="16"/>
          <w:szCs w:val="16"/>
        </w:rPr>
        <w:t xml:space="preserve">(4*cores) //further stress the OS. can keep calling the function with higher multiples to see how far we can stress the </w:t>
      </w:r>
      <w:proofErr w:type="spellStart"/>
      <w:r w:rsidRPr="72D3424F">
        <w:rPr>
          <w:rFonts w:ascii="Consolas" w:hAnsi="Consolas"/>
          <w:sz w:val="16"/>
          <w:szCs w:val="16"/>
        </w:rPr>
        <w:t>system</w:t>
      </w:r>
      <w:r w:rsidRPr="00A6352B" w:rsidR="005637B7">
        <w:rPr>
          <w:rFonts w:ascii="Consolas" w:hAnsi="Consolas"/>
          <w:sz w:val="16"/>
          <w:szCs w:val="16"/>
        </w:rPr>
        <w:t>SpawnSortProcesses</w:t>
      </w:r>
      <w:proofErr w:type="spellEnd"/>
      <w:r w:rsidRPr="00A6352B" w:rsidR="005637B7">
        <w:rPr>
          <w:rFonts w:ascii="Consolas" w:hAnsi="Consolas"/>
          <w:sz w:val="16"/>
          <w:szCs w:val="16"/>
        </w:rPr>
        <w:t>(x):</w:t>
      </w:r>
    </w:p>
    <w:p w:rsidRPr="008F1FD0" w:rsidR="005637B7" w:rsidP="00A6352B" w:rsidRDefault="00930D92" w14:paraId="0C0B4FD0" w14:textId="215AC6E6">
      <w:pPr>
        <w:pStyle w:val="Text"/>
        <w:ind w:firstLine="0"/>
        <w:jc w:val="left"/>
        <w:rPr>
          <w:rFonts w:ascii="Consolas" w:hAnsi="Consolas"/>
          <w:sz w:val="16"/>
          <w:szCs w:val="16"/>
        </w:rPr>
      </w:pPr>
      <w:r>
        <w:rPr>
          <w:rFonts w:ascii="Consolas" w:hAnsi="Consolas"/>
          <w:sz w:val="16"/>
          <w:szCs w:val="16"/>
        </w:rPr>
        <w:tab/>
      </w:r>
      <w:r w:rsidRPr="008F1FD0" w:rsidR="005637B7">
        <w:rPr>
          <w:rFonts w:ascii="Consolas" w:hAnsi="Consolas"/>
          <w:sz w:val="16"/>
          <w:szCs w:val="16"/>
        </w:rPr>
        <w:t>sort times = array //to store times each sub process takes to sort random numbers</w:t>
      </w:r>
    </w:p>
    <w:p w:rsidRPr="008F1FD0" w:rsidR="5379687C" w:rsidP="00A6352B" w:rsidRDefault="5379687C" w14:paraId="07AB3DB0" w14:textId="328D23D2">
      <w:pPr>
        <w:pStyle w:val="Text"/>
        <w:jc w:val="left"/>
        <w:rPr>
          <w:rFonts w:ascii="Consolas" w:hAnsi="Consolas"/>
          <w:sz w:val="16"/>
          <w:szCs w:val="16"/>
        </w:rPr>
      </w:pPr>
      <w:r w:rsidRPr="717D0055">
        <w:rPr>
          <w:rFonts w:ascii="Consolas" w:hAnsi="Consolas"/>
          <w:sz w:val="16"/>
          <w:szCs w:val="16"/>
        </w:rPr>
        <w:t>from 0 to x:</w:t>
      </w:r>
    </w:p>
    <w:p w:rsidRPr="008F1FD0" w:rsidR="5379687C" w:rsidP="717D0055" w:rsidRDefault="00930D92" w14:paraId="2230EE86" w14:textId="0EABAC6A">
      <w:pPr>
        <w:pStyle w:val="Text"/>
        <w:jc w:val="left"/>
        <w:rPr>
          <w:rFonts w:ascii="Consolas" w:hAnsi="Consolas"/>
          <w:sz w:val="16"/>
          <w:szCs w:val="16"/>
        </w:rPr>
      </w:pPr>
      <w:r>
        <w:rPr>
          <w:rFonts w:ascii="Consolas" w:hAnsi="Consolas"/>
          <w:sz w:val="16"/>
          <w:szCs w:val="16"/>
        </w:rPr>
        <w:tab/>
      </w:r>
      <w:proofErr w:type="spellStart"/>
      <w:r w:rsidRPr="008F1FD0" w:rsidR="5379687C">
        <w:rPr>
          <w:rFonts w:ascii="Consolas" w:hAnsi="Consolas"/>
          <w:sz w:val="16"/>
          <w:szCs w:val="16"/>
        </w:rPr>
        <w:t>timestart</w:t>
      </w:r>
      <w:proofErr w:type="spellEnd"/>
      <w:r w:rsidRPr="008F1FD0" w:rsidR="5379687C">
        <w:rPr>
          <w:rFonts w:ascii="Consolas" w:hAnsi="Consolas"/>
          <w:sz w:val="16"/>
          <w:szCs w:val="16"/>
        </w:rPr>
        <w:t>() //start timer to see how long subprocess takes</w:t>
      </w:r>
    </w:p>
    <w:p w:rsidRPr="008F1FD0" w:rsidR="5379687C" w:rsidP="717D0055" w:rsidRDefault="5379687C" w14:paraId="7B9FF129" w14:textId="4A13FB3C">
      <w:pPr>
        <w:pStyle w:val="Text"/>
        <w:jc w:val="left"/>
        <w:rPr>
          <w:rFonts w:ascii="Consolas" w:hAnsi="Consolas"/>
          <w:sz w:val="16"/>
          <w:szCs w:val="16"/>
        </w:rPr>
      </w:pPr>
      <w:r w:rsidRPr="717D0055">
        <w:rPr>
          <w:rFonts w:ascii="Consolas" w:hAnsi="Consolas"/>
          <w:sz w:val="16"/>
          <w:szCs w:val="16"/>
        </w:rPr>
        <w:t xml:space="preserve">     sorted array</w:t>
      </w:r>
      <w:r>
        <w:rPr>
          <w:rFonts w:ascii="Consolas" w:hAnsi="Consolas"/>
          <w:sz w:val="16"/>
          <w:szCs w:val="16"/>
          <w:lang w:val="en-US"/>
        </w:rPr>
        <w:t xml:space="preserve"> </w:t>
      </w:r>
      <w:r w:rsidRPr="7B806E50">
        <w:rPr>
          <w:rFonts w:ascii="Consolas" w:hAnsi="Consolas"/>
          <w:sz w:val="16"/>
          <w:szCs w:val="16"/>
        </w:rPr>
        <w:t>= exec(</w:t>
      </w:r>
      <w:proofErr w:type="spellStart"/>
      <w:r w:rsidRPr="7B806E50" w:rsidR="48744CFD">
        <w:rPr>
          <w:rFonts w:ascii="Consolas" w:hAnsi="Consolas"/>
          <w:sz w:val="16"/>
          <w:szCs w:val="16"/>
        </w:rPr>
        <w:t>mergeSort</w:t>
      </w:r>
      <w:proofErr w:type="spellEnd"/>
      <w:r w:rsidRPr="7B806E50">
        <w:rPr>
          <w:rFonts w:ascii="Consolas" w:hAnsi="Consolas"/>
          <w:sz w:val="16"/>
          <w:szCs w:val="16"/>
        </w:rPr>
        <w:t xml:space="preserve">, </w:t>
      </w:r>
      <w:proofErr w:type="spellStart"/>
      <w:r w:rsidRPr="7B806E50">
        <w:rPr>
          <w:rFonts w:ascii="Consolas" w:hAnsi="Consolas"/>
          <w:sz w:val="16"/>
          <w:szCs w:val="16"/>
        </w:rPr>
        <w:t>randomNumbersArray</w:t>
      </w:r>
      <w:proofErr w:type="spellEnd"/>
      <w:r w:rsidRPr="7B806E50">
        <w:rPr>
          <w:rFonts w:ascii="Consolas" w:hAnsi="Consolas"/>
          <w:sz w:val="16"/>
          <w:szCs w:val="16"/>
        </w:rPr>
        <w:t xml:space="preserve">) //spawn 1 process per core that will sort </w:t>
      </w:r>
      <w:proofErr w:type="spellStart"/>
      <w:r w:rsidRPr="7B806E50">
        <w:rPr>
          <w:rFonts w:ascii="Consolas" w:hAnsi="Consolas"/>
          <w:sz w:val="16"/>
          <w:szCs w:val="16"/>
        </w:rPr>
        <w:t>randomNumbersArray</w:t>
      </w:r>
      <w:proofErr w:type="spellEnd"/>
    </w:p>
    <w:p w:rsidRPr="008F1FD0" w:rsidR="5379687C" w:rsidP="7B806E50" w:rsidRDefault="5379687C" w14:paraId="1A86CFF3" w14:textId="7B9A0DD3">
      <w:pPr>
        <w:pStyle w:val="Text"/>
        <w:jc w:val="left"/>
        <w:rPr>
          <w:rFonts w:ascii="Consolas" w:hAnsi="Consolas"/>
          <w:sz w:val="16"/>
          <w:szCs w:val="16"/>
        </w:rPr>
      </w:pPr>
      <w:r w:rsidRPr="7B806E50">
        <w:rPr>
          <w:rFonts w:ascii="Consolas" w:hAnsi="Consolas"/>
          <w:sz w:val="16"/>
          <w:szCs w:val="16"/>
        </w:rPr>
        <w:t xml:space="preserve">     </w:t>
      </w:r>
      <w:proofErr w:type="spellStart"/>
      <w:r w:rsidRPr="7B806E50">
        <w:rPr>
          <w:rFonts w:ascii="Consolas" w:hAnsi="Consolas"/>
          <w:sz w:val="16"/>
          <w:szCs w:val="16"/>
        </w:rPr>
        <w:t>timestop</w:t>
      </w:r>
      <w:proofErr w:type="spellEnd"/>
      <w:r w:rsidRPr="7B806E50">
        <w:rPr>
          <w:rFonts w:ascii="Consolas" w:hAnsi="Consolas"/>
          <w:sz w:val="16"/>
          <w:szCs w:val="16"/>
        </w:rPr>
        <w:t>() //stop timer</w:t>
      </w:r>
    </w:p>
    <w:p w:rsidRPr="008F1FD0" w:rsidR="5379687C" w:rsidP="7B806E50" w:rsidRDefault="5379687C" w14:paraId="3394427D" w14:textId="60116078">
      <w:pPr>
        <w:pStyle w:val="Text"/>
        <w:jc w:val="left"/>
        <w:rPr>
          <w:rFonts w:ascii="Consolas" w:hAnsi="Consolas"/>
          <w:sz w:val="16"/>
          <w:szCs w:val="16"/>
        </w:rPr>
      </w:pPr>
      <w:r w:rsidRPr="7B806E50">
        <w:rPr>
          <w:rFonts w:ascii="Consolas" w:hAnsi="Consolas"/>
          <w:sz w:val="16"/>
          <w:szCs w:val="16"/>
        </w:rPr>
        <w:t xml:space="preserve">     //place </w:t>
      </w:r>
      <w:proofErr w:type="spellStart"/>
      <w:r w:rsidRPr="7B806E50">
        <w:rPr>
          <w:rFonts w:ascii="Consolas" w:hAnsi="Consolas"/>
          <w:sz w:val="16"/>
          <w:szCs w:val="16"/>
        </w:rPr>
        <w:t>timestop</w:t>
      </w:r>
      <w:proofErr w:type="spellEnd"/>
      <w:r w:rsidRPr="7B806E50">
        <w:rPr>
          <w:rFonts w:ascii="Consolas" w:hAnsi="Consolas"/>
          <w:sz w:val="16"/>
          <w:szCs w:val="16"/>
        </w:rPr>
        <w:t xml:space="preserve"> - </w:t>
      </w:r>
      <w:proofErr w:type="spellStart"/>
      <w:r w:rsidRPr="7B806E50">
        <w:rPr>
          <w:rFonts w:ascii="Consolas" w:hAnsi="Consolas"/>
          <w:sz w:val="16"/>
          <w:szCs w:val="16"/>
        </w:rPr>
        <w:t>timestart</w:t>
      </w:r>
      <w:proofErr w:type="spellEnd"/>
      <w:r w:rsidRPr="7B806E50">
        <w:rPr>
          <w:rFonts w:ascii="Consolas" w:hAnsi="Consolas"/>
          <w:sz w:val="16"/>
          <w:szCs w:val="16"/>
        </w:rPr>
        <w:t xml:space="preserve"> into times array</w:t>
      </w:r>
    </w:p>
    <w:p w:rsidR="00590F0A" w:rsidP="6E214BB6" w:rsidRDefault="5379687C" w14:paraId="50E36E93" w14:textId="7A8F8567">
      <w:pPr>
        <w:pStyle w:val="Text"/>
        <w:jc w:val="left"/>
        <w:rPr>
          <w:rFonts w:ascii="Consolas" w:hAnsi="Consolas"/>
          <w:sz w:val="16"/>
          <w:szCs w:val="16"/>
          <w:lang w:val="en-US"/>
        </w:rPr>
      </w:pPr>
      <w:r w:rsidRPr="7B806E50">
        <w:rPr>
          <w:rFonts w:ascii="Consolas" w:hAnsi="Consolas"/>
          <w:sz w:val="16"/>
          <w:szCs w:val="16"/>
        </w:rPr>
        <w:t>return times</w:t>
      </w:r>
    </w:p>
    <w:p w:rsidRPr="008F1FD0" w:rsidR="00590F0A" w:rsidP="6E214BB6" w:rsidRDefault="00590F0A" w14:paraId="29CBFD1D" w14:textId="77777777">
      <w:pPr>
        <w:pStyle w:val="Text"/>
        <w:jc w:val="left"/>
        <w:rPr>
          <w:rFonts w:ascii="Consolas" w:hAnsi="Consolas"/>
          <w:sz w:val="16"/>
          <w:szCs w:val="16"/>
        </w:rPr>
      </w:pPr>
    </w:p>
    <w:p w:rsidRPr="00A6352B" w:rsidR="4DF3A71D" w:rsidP="6E214BB6" w:rsidRDefault="00790B67" w14:paraId="0CB95E2C" w14:textId="794B29B4">
      <w:pPr>
        <w:pStyle w:val="Text"/>
        <w:ind w:firstLine="0"/>
        <w:jc w:val="left"/>
        <w:rPr>
          <w:rFonts w:ascii="Consolas" w:hAnsi="Consolas"/>
          <w:sz w:val="16"/>
          <w:szCs w:val="16"/>
        </w:rPr>
      </w:pPr>
      <w:proofErr w:type="gramStart"/>
      <w:r w:rsidRPr="00A6352B">
        <w:rPr>
          <w:rFonts w:ascii="Consolas" w:hAnsi="Consolas"/>
          <w:sz w:val="16"/>
          <w:szCs w:val="16"/>
          <w:lang w:val="en-US"/>
        </w:rPr>
        <w:t>m</w:t>
      </w:r>
      <w:proofErr w:type="spellStart"/>
      <w:r w:rsidRPr="00A6352B" w:rsidR="4DF3A71D">
        <w:rPr>
          <w:rFonts w:ascii="Consolas" w:hAnsi="Consolas"/>
          <w:sz w:val="16"/>
          <w:szCs w:val="16"/>
        </w:rPr>
        <w:t>ergeSort</w:t>
      </w:r>
      <w:proofErr w:type="spellEnd"/>
      <w:r w:rsidRPr="00A6352B" w:rsidR="4DF3A71D">
        <w:rPr>
          <w:rFonts w:ascii="Consolas" w:hAnsi="Consolas"/>
          <w:sz w:val="16"/>
          <w:szCs w:val="16"/>
        </w:rPr>
        <w:t>(</w:t>
      </w:r>
      <w:proofErr w:type="gramEnd"/>
      <w:r w:rsidRPr="00A6352B" w:rsidR="4DF3A71D">
        <w:rPr>
          <w:rFonts w:ascii="Consolas" w:hAnsi="Consolas"/>
          <w:sz w:val="16"/>
          <w:szCs w:val="16"/>
        </w:rPr>
        <w:t>):</w:t>
      </w:r>
    </w:p>
    <w:p w:rsidRPr="00A6352B" w:rsidR="5379687C" w:rsidP="6E214BB6" w:rsidRDefault="4DF3A71D" w14:paraId="34DBAE6D" w14:textId="19B518FE">
      <w:pPr>
        <w:pStyle w:val="Text"/>
        <w:jc w:val="left"/>
        <w:rPr>
          <w:rFonts w:ascii="Consolas" w:hAnsi="Consolas"/>
        </w:rPr>
      </w:pPr>
      <w:r w:rsidRPr="00A6352B">
        <w:rPr>
          <w:sz w:val="22"/>
          <w:szCs w:val="22"/>
        </w:rPr>
        <w:tab/>
      </w:r>
      <w:r w:rsidRPr="00A6352B" w:rsidR="00DF42B7">
        <w:rPr>
          <w:rFonts w:ascii="Consolas" w:hAnsi="Consolas"/>
          <w:sz w:val="16"/>
          <w:szCs w:val="16"/>
        </w:rPr>
        <w:t>//</w:t>
      </w:r>
      <w:r w:rsidRPr="00A6352B">
        <w:rPr>
          <w:rFonts w:ascii="Consolas" w:hAnsi="Consolas"/>
          <w:sz w:val="16"/>
          <w:szCs w:val="16"/>
        </w:rPr>
        <w:t xml:space="preserve">Basic </w:t>
      </w:r>
      <w:proofErr w:type="spellStart"/>
      <w:r w:rsidRPr="00A6352B">
        <w:rPr>
          <w:rFonts w:ascii="Consolas" w:hAnsi="Consolas"/>
          <w:sz w:val="16"/>
          <w:szCs w:val="16"/>
        </w:rPr>
        <w:t>mergeSort</w:t>
      </w:r>
      <w:proofErr w:type="spellEnd"/>
      <w:r w:rsidRPr="00A6352B">
        <w:rPr>
          <w:rFonts w:ascii="Consolas" w:hAnsi="Consolas"/>
          <w:sz w:val="16"/>
          <w:szCs w:val="16"/>
        </w:rPr>
        <w:t xml:space="preserve"> program code that can be found on </w:t>
      </w:r>
      <w:proofErr w:type="spellStart"/>
      <w:r w:rsidRPr="00A6352B">
        <w:rPr>
          <w:rFonts w:ascii="Consolas" w:hAnsi="Consolas"/>
          <w:sz w:val="16"/>
          <w:szCs w:val="16"/>
        </w:rPr>
        <w:t>GeeksForGeeks</w:t>
      </w:r>
      <w:proofErr w:type="spellEnd"/>
      <w:r w:rsidRPr="00A6352B">
        <w:rPr>
          <w:rFonts w:ascii="Consolas" w:hAnsi="Consolas"/>
          <w:sz w:val="16"/>
          <w:szCs w:val="16"/>
        </w:rPr>
        <w:t xml:space="preserve"> or one similarly written ourselves to accommodate our code. </w:t>
      </w:r>
    </w:p>
    <w:p w:rsidR="5379687C" w:rsidP="5379687C" w:rsidRDefault="5379687C" w14:paraId="274C7ED4" w14:textId="3E2780B2">
      <w:pPr>
        <w:pStyle w:val="Text"/>
      </w:pPr>
      <w:r w:rsidR="5379687C">
        <w:rPr/>
        <w:t xml:space="preserve">This program is simple </w:t>
      </w:r>
      <w:r w:rsidRPr="51AF695E" w:rsidR="00170248">
        <w:rPr>
          <w:lang w:val="en-US"/>
        </w:rPr>
        <w:t xml:space="preserve">and </w:t>
      </w:r>
      <w:r w:rsidR="5379687C">
        <w:rPr/>
        <w:t>effectively provide</w:t>
      </w:r>
      <w:r w:rsidRPr="51AF695E" w:rsidR="00344B69">
        <w:rPr>
          <w:lang w:val="en-US"/>
        </w:rPr>
        <w:t>s</w:t>
      </w:r>
      <w:r w:rsidR="5379687C">
        <w:rPr/>
        <w:t xml:space="preserve"> insight into how each operating system performs</w:t>
      </w:r>
      <w:r w:rsidR="48744CFD">
        <w:rPr/>
        <w:t xml:space="preserve"> with each language.</w:t>
      </w:r>
      <w:r w:rsidR="5379687C">
        <w:rPr/>
        <w:t xml:space="preserve"> The basic idea of the program is to spawn many </w:t>
      </w:r>
      <w:r w:rsidR="00B13AD2">
        <w:rPr/>
        <w:t>processes</w:t>
      </w:r>
      <w:r w:rsidR="5379687C">
        <w:rPr/>
        <w:t xml:space="preserve"> that </w:t>
      </w:r>
      <w:r w:rsidRPr="51AF695E" w:rsidR="00344B69">
        <w:rPr>
          <w:lang w:val="en-US"/>
        </w:rPr>
        <w:t>will</w:t>
      </w:r>
      <w:r w:rsidR="00344B69">
        <w:rPr/>
        <w:t xml:space="preserve"> </w:t>
      </w:r>
      <w:r w:rsidR="5379687C">
        <w:rPr/>
        <w:t xml:space="preserve">stress the operating system. </w:t>
      </w:r>
      <w:r w:rsidRPr="51AF695E" w:rsidR="000A78A6">
        <w:rPr>
          <w:lang w:val="en-US"/>
        </w:rPr>
        <w:t xml:space="preserve">We will follow the performance of the </w:t>
      </w:r>
      <w:r w:rsidRPr="51AF695E" w:rsidR="000A78A6">
        <w:rPr>
          <w:lang w:val="en-US"/>
        </w:rPr>
        <w:t>operating</w:t>
      </w:r>
      <w:r w:rsidRPr="51AF695E" w:rsidR="000A78A6">
        <w:rPr>
          <w:lang w:val="en-US"/>
        </w:rPr>
        <w:t xml:space="preserve"> systems as the number of processes increases and the </w:t>
      </w:r>
      <w:r w:rsidRPr="51AF695E" w:rsidR="00790B67">
        <w:rPr>
          <w:lang w:val="en-US"/>
        </w:rPr>
        <w:t>operating</w:t>
      </w:r>
      <w:r w:rsidRPr="51AF695E" w:rsidR="000A78A6">
        <w:rPr>
          <w:lang w:val="en-US"/>
        </w:rPr>
        <w:t xml:space="preserve"> system becomes stressed. </w:t>
      </w:r>
      <w:r w:rsidR="5379687C">
        <w:rPr/>
        <w:t xml:space="preserve">Initially, the program will create a process for every core in the central processing unit. </w:t>
      </w:r>
      <w:r w:rsidRPr="51AF695E" w:rsidR="00344B69">
        <w:rPr>
          <w:lang w:val="en-US"/>
        </w:rPr>
        <w:t>E</w:t>
      </w:r>
      <w:r w:rsidR="5379687C">
        <w:rPr/>
        <w:t xml:space="preserve">very process has at least one thread, </w:t>
      </w:r>
      <w:r w:rsidRPr="51AF695E" w:rsidR="00344B69">
        <w:rPr>
          <w:lang w:val="en-US"/>
        </w:rPr>
        <w:t xml:space="preserve">so </w:t>
      </w:r>
      <w:r w:rsidR="5379687C">
        <w:rPr/>
        <w:t xml:space="preserve">each process </w:t>
      </w:r>
      <w:r w:rsidRPr="51AF695E" w:rsidR="00344B69">
        <w:rPr>
          <w:lang w:val="en-US"/>
        </w:rPr>
        <w:t>will</w:t>
      </w:r>
      <w:r w:rsidR="00344B69">
        <w:rPr/>
        <w:t xml:space="preserve"> </w:t>
      </w:r>
      <w:r w:rsidR="5379687C">
        <w:rPr/>
        <w:t xml:space="preserve">be executed </w:t>
      </w:r>
      <w:r w:rsidRPr="51AF695E" w:rsidR="00344B69">
        <w:rPr>
          <w:lang w:val="en-US"/>
        </w:rPr>
        <w:t>on</w:t>
      </w:r>
      <w:r w:rsidR="00344B69">
        <w:rPr/>
        <w:t xml:space="preserve"> </w:t>
      </w:r>
      <w:r w:rsidR="5379687C">
        <w:rPr/>
        <w:t xml:space="preserve">a separate core. Each process will perform the same </w:t>
      </w:r>
      <w:proofErr w:type="spellStart"/>
      <w:r w:rsidR="48744CFD">
        <w:rPr/>
        <w:t>mergeSort</w:t>
      </w:r>
      <w:proofErr w:type="spellEnd"/>
      <w:r w:rsidR="48744CFD">
        <w:rPr/>
        <w:t xml:space="preserve">() </w:t>
      </w:r>
      <w:r w:rsidRPr="51AF695E" w:rsidR="003B46C3">
        <w:rPr>
          <w:lang w:val="en-US"/>
        </w:rPr>
        <w:t xml:space="preserve">task </w:t>
      </w:r>
      <w:r w:rsidR="48744CFD">
        <w:rPr/>
        <w:t>on</w:t>
      </w:r>
      <w:r w:rsidR="5379687C">
        <w:rPr/>
        <w:t xml:space="preserve"> an array of the same random numbers read in from a file. Initially, the main program will call a </w:t>
      </w:r>
      <w:r w:rsidR="00B13AD2">
        <w:rPr/>
        <w:t>function called</w:t>
      </w:r>
      <w:r w:rsidR="5379687C">
        <w:rPr/>
        <w:t xml:space="preserve"> </w:t>
      </w:r>
      <w:r w:rsidR="5379687C">
        <w:rPr/>
        <w:t>SpawnSortProcesses</w:t>
      </w:r>
      <w:r w:rsidR="5379687C">
        <w:rPr/>
        <w:t xml:space="preserve">(), which calls </w:t>
      </w:r>
      <w:proofErr w:type="gramStart"/>
      <w:r w:rsidR="5379687C">
        <w:rPr/>
        <w:t>exec(</w:t>
      </w:r>
      <w:proofErr w:type="gramEnd"/>
      <w:r w:rsidR="5379687C">
        <w:rPr/>
        <w:t xml:space="preserve">) for </w:t>
      </w:r>
      <w:proofErr w:type="gramStart"/>
      <w:r w:rsidR="5379687C">
        <w:rPr/>
        <w:t>a number of</w:t>
      </w:r>
      <w:proofErr w:type="gramEnd"/>
      <w:r w:rsidR="5379687C">
        <w:rPr/>
        <w:t xml:space="preserve"> processes equal to the number of cores and time how long each process takes to complete. This forces the operating system to schedule each process on a different core and run in parallel. The program will continue to call </w:t>
      </w:r>
      <w:r w:rsidR="5379687C">
        <w:rPr/>
        <w:t>SpawnSortProcesses</w:t>
      </w:r>
      <w:r w:rsidR="5379687C">
        <w:rPr/>
        <w:t>() but double the number of sub processes spawned each time so that t ratio of processes to cores keeps doubling than there are cores to handle them simultaneously</w:t>
      </w:r>
      <w:r w:rsidR="5379687C">
        <w:rPr/>
        <w:t>.</w:t>
      </w:r>
      <w:r w:rsidRPr="51AF695E" w:rsidR="5379687C">
        <w:rPr>
          <w:lang w:val="en-US"/>
        </w:rPr>
        <w:t xml:space="preserve"> </w:t>
      </w:r>
      <w:r w:rsidR="5379687C">
        <w:rPr/>
        <w:t xml:space="preserve">This will force each operating system to use its scheduling algorithm and perform context switches. </w:t>
      </w:r>
    </w:p>
    <w:p w:rsidR="6B85356F" w:rsidP="00A6352B" w:rsidRDefault="5379687C" w14:paraId="3D943568" w14:textId="0E89DB12">
      <w:pPr>
        <w:pStyle w:val="Text"/>
      </w:pPr>
      <w:r>
        <w:t xml:space="preserve">Though the pseudocode above shows how the program can measure the time each process takes to complete, additional measurements will </w:t>
      </w:r>
      <w:r w:rsidR="546E2F2B">
        <w:t>be taken using Windows timeit.exe command and Linux/BSD time command</w:t>
      </w:r>
      <w:r>
        <w:t xml:space="preserve"> For example, in Linux, there are numerous sources of information on processes</w:t>
      </w:r>
      <w:r w:rsidR="004B2A3A">
        <w:rPr>
          <w:lang w:val="en-US"/>
        </w:rPr>
        <w:t xml:space="preserve"> and are shown in </w:t>
      </w:r>
      <w:r w:rsidRPr="041EF038" w:rsidR="004B2A3A">
        <w:rPr>
          <w:lang w:val="en-US"/>
        </w:rPr>
        <w:t xml:space="preserve">Figures 1-3 in </w:t>
      </w:r>
      <w:r w:rsidR="004B2A3A">
        <w:rPr>
          <w:lang w:val="en-US"/>
        </w:rPr>
        <w:t>section IX</w:t>
      </w:r>
      <w:r w:rsidR="00401EC7">
        <w:rPr>
          <w:lang w:val="en-US"/>
        </w:rPr>
        <w:t xml:space="preserve">  Figures</w:t>
      </w:r>
      <w:r>
        <w:t xml:space="preserve">. </w:t>
      </w:r>
    </w:p>
    <w:p w:rsidR="6B85356F" w:rsidP="5C6EA8AA" w:rsidRDefault="6B85356F" w14:paraId="5E38B347" w14:textId="467B0E67">
      <w:pPr>
        <w:pStyle w:val="Text"/>
      </w:pPr>
      <w:r>
        <w:t xml:space="preserve">As per Figures 1-3, Linux stores a copious amount of </w:t>
      </w:r>
      <w:r w:rsidR="00B13AD2">
        <w:t>information</w:t>
      </w:r>
      <w:r>
        <w:t xml:space="preserve"> for any given process in the /proc directory. Additionally, more information can be retrieved from the C library function system(). </w:t>
      </w:r>
      <w:r w:rsidR="538A5595">
        <w:t>Unlike Windows10, Linux has a native time executable called time, which measures the performance of another process as shown in Figure 4</w:t>
      </w:r>
      <w:r w:rsidR="009958CA">
        <w:rPr>
          <w:lang w:val="en-US"/>
        </w:rPr>
        <w:t xml:space="preserve"> in</w:t>
      </w:r>
      <w:r w:rsidRPr="009958CA" w:rsidR="009958CA">
        <w:rPr>
          <w:lang w:val="en-US"/>
        </w:rPr>
        <w:t xml:space="preserve"> </w:t>
      </w:r>
      <w:r w:rsidR="009958CA">
        <w:rPr>
          <w:lang w:val="en-US"/>
        </w:rPr>
        <w:t>section IX  Figures</w:t>
      </w:r>
      <w:r w:rsidR="538A5595">
        <w:t xml:space="preserve">. Time provides a lot more information than </w:t>
      </w:r>
      <w:proofErr w:type="spellStart"/>
      <w:r w:rsidR="538A5595">
        <w:t>timeit</w:t>
      </w:r>
      <w:proofErr w:type="spellEnd"/>
      <w:r w:rsidR="538A5595">
        <w:t xml:space="preserve"> in Windows10 does to include breaking down page faults into major and minor page faults and voluntary and involuntary context switches whereas Windows10 only provides one statistic for all page faults and all context switches respectively</w:t>
      </w:r>
      <w:r w:rsidR="009958CA">
        <w:rPr>
          <w:lang w:val="en-US"/>
        </w:rPr>
        <w:t xml:space="preserve"> shown in Figure 5 in section IX  Figures </w:t>
      </w:r>
      <w:r w:rsidR="538A5595">
        <w:t>.</w:t>
      </w:r>
    </w:p>
    <w:p w:rsidR="5379687C" w:rsidP="5379687C" w:rsidRDefault="5379687C" w14:paraId="097C05E8" w14:textId="6B070D5B">
      <w:pPr>
        <w:jc w:val="both"/>
      </w:pPr>
    </w:p>
    <w:p w:rsidRPr="00657C6F" w:rsidR="00657C6F" w:rsidP="00657C6F" w:rsidRDefault="00657C6F" w14:paraId="21D1F85F" w14:textId="63A9015D">
      <w:pPr>
        <w:pStyle w:val="Heading2"/>
      </w:pPr>
      <w:r>
        <w:t xml:space="preserve">Environment </w:t>
      </w:r>
      <w:r w:rsidR="00366677">
        <w:t>–</w:t>
      </w:r>
      <w:r>
        <w:t xml:space="preserve"> </w:t>
      </w:r>
      <w:r w:rsidR="00366677">
        <w:t>Operating Systems, Machines, and Programming Languages</w:t>
      </w:r>
    </w:p>
    <w:p w:rsidRPr="00F3583E" w:rsidR="00F3583E" w:rsidP="00A6352B" w:rsidRDefault="00DB7370" w14:paraId="712F6CFF" w14:textId="195307FB">
      <w:pPr>
        <w:pStyle w:val="Text"/>
        <w:ind w:firstLine="0"/>
      </w:pPr>
      <w:r>
        <w:tab/>
      </w:r>
      <w:proofErr w:type="spellStart"/>
      <w:r w:rsidRPr="7D7D8EC8" w:rsidR="65B20FF8">
        <w:rPr>
          <w:lang w:val="en-US"/>
        </w:rPr>
        <w:t>T</w:t>
      </w:r>
      <w:r w:rsidR="20C061B1">
        <w:t>h</w:t>
      </w:r>
      <w:r w:rsidRPr="7D7D8EC8" w:rsidR="0EFDB10B">
        <w:rPr>
          <w:lang w:val="en-US"/>
        </w:rPr>
        <w:t>is</w:t>
      </w:r>
      <w:proofErr w:type="spellEnd"/>
      <w:r w:rsidRPr="4BCA7F05" w:rsidR="1E6ABB3F">
        <w:rPr>
          <w:lang w:val="en-US"/>
        </w:rPr>
        <w:t xml:space="preserve"> </w:t>
      </w:r>
      <w:r w:rsidR="20C061B1">
        <w:t xml:space="preserve">project </w:t>
      </w:r>
      <w:r w:rsidRPr="4BCA7F05" w:rsidR="65B20FF8">
        <w:rPr>
          <w:lang w:val="en-US"/>
        </w:rPr>
        <w:t>will</w:t>
      </w:r>
      <w:r w:rsidR="65B20FF8">
        <w:t xml:space="preserve"> </w:t>
      </w:r>
      <w:r w:rsidR="20C061B1">
        <w:t xml:space="preserve">use </w:t>
      </w:r>
      <w:r w:rsidRPr="7D7D8EC8" w:rsidR="797747EF">
        <w:rPr>
          <w:lang w:val="en-US"/>
        </w:rPr>
        <w:t>Windows</w:t>
      </w:r>
      <w:r w:rsidR="20C061B1">
        <w:t xml:space="preserve">, </w:t>
      </w:r>
      <w:proofErr w:type="gramStart"/>
      <w:r w:rsidR="20C061B1">
        <w:t>Linux</w:t>
      </w:r>
      <w:proofErr w:type="gramEnd"/>
      <w:r w:rsidR="20C061B1">
        <w:t xml:space="preserve"> and FreeBSD operating systems. </w:t>
      </w:r>
      <w:r w:rsidRPr="4BCA7F05" w:rsidR="2B00DED8">
        <w:rPr>
          <w:lang w:val="en-US"/>
        </w:rPr>
        <w:t xml:space="preserve">Each </w:t>
      </w:r>
      <w:r w:rsidRPr="4BCA7F05" w:rsidR="1DE8D8DF">
        <w:rPr>
          <w:lang w:val="en-US"/>
        </w:rPr>
        <w:t xml:space="preserve">member will </w:t>
      </w:r>
      <w:r w:rsidR="20C061B1">
        <w:t xml:space="preserve">standardize Oracle VM VirtualBox machine to host all three operating systems. Available memory and </w:t>
      </w:r>
      <w:r w:rsidRPr="4BCA7F05" w:rsidR="26A03060">
        <w:rPr>
          <w:lang w:val="en-US"/>
        </w:rPr>
        <w:t xml:space="preserve">the </w:t>
      </w:r>
      <w:r w:rsidR="20C061B1">
        <w:t xml:space="preserve">number of cores will </w:t>
      </w:r>
      <w:r w:rsidRPr="4BCA7F05" w:rsidR="1DE8D8DF">
        <w:rPr>
          <w:lang w:val="en-US"/>
        </w:rPr>
        <w:t>also</w:t>
      </w:r>
      <w:r w:rsidR="20C061B1">
        <w:t xml:space="preserve"> be standardized. </w:t>
      </w:r>
      <w:r w:rsidRPr="4BCA7F05" w:rsidR="48B94BE8">
        <w:rPr>
          <w:lang w:val="en-US"/>
        </w:rPr>
        <w:t>E</w:t>
      </w:r>
      <w:r w:rsidR="20C061B1">
        <w:t xml:space="preserve">ach group member </w:t>
      </w:r>
      <w:r w:rsidRPr="4BCA7F05" w:rsidR="48B94BE8">
        <w:rPr>
          <w:lang w:val="en-US"/>
        </w:rPr>
        <w:t>will</w:t>
      </w:r>
      <w:r w:rsidR="48B94BE8">
        <w:t xml:space="preserve"> </w:t>
      </w:r>
      <w:r w:rsidR="20C061B1">
        <w:t>write their respective program and then run all of them on</w:t>
      </w:r>
      <w:r w:rsidDel="20C061B1">
        <w:t xml:space="preserve"> </w:t>
      </w:r>
      <w:r w:rsidRPr="4BCA7F05" w:rsidR="48B94BE8">
        <w:rPr>
          <w:lang w:val="en-US"/>
        </w:rPr>
        <w:t>their respective</w:t>
      </w:r>
      <w:r w:rsidR="20C061B1">
        <w:t xml:space="preserve"> machine</w:t>
      </w:r>
      <w:r w:rsidRPr="4BCA7F05" w:rsidR="48B94BE8">
        <w:rPr>
          <w:lang w:val="en-US"/>
        </w:rPr>
        <w:t>s</w:t>
      </w:r>
      <w:r w:rsidR="20C061B1">
        <w:t xml:space="preserve">. A machine with ample memory and multicore performance will be needed because the project </w:t>
      </w:r>
      <w:r w:rsidRPr="4BCA7F05" w:rsidR="7B6EB1E7">
        <w:rPr>
          <w:lang w:val="en-US"/>
        </w:rPr>
        <w:t>will</w:t>
      </w:r>
      <w:r w:rsidR="7B6EB1E7">
        <w:t xml:space="preserve"> </w:t>
      </w:r>
      <w:r w:rsidR="20C061B1">
        <w:t>measure whether performance changes as the amount of memory</w:t>
      </w:r>
      <w:r w:rsidRPr="4BCA7F05" w:rsidR="20C061B1">
        <w:rPr>
          <w:lang w:val="en-US"/>
        </w:rPr>
        <w:t xml:space="preserve"> </w:t>
      </w:r>
      <w:r w:rsidRPr="4BCA7F05" w:rsidR="7B6EB1E7">
        <w:rPr>
          <w:lang w:val="en-US"/>
        </w:rPr>
        <w:t>used by each process</w:t>
      </w:r>
      <w:r w:rsidR="20C061B1">
        <w:t xml:space="preserve"> and number of cores change. The default settings on VirtualBox during installation are to have at least 1024 MB of RAM and 16 GB of Hard Disk Space. We will be using the default settings for each of the operating systems on VirtualBox as a means of standardizing the procedures and to control any outliers. A base description of each of the operating systems is below. XV6, a Unix based operating system was also considered but then discarded due to lack of compatibility with anything other than C/C++. </w:t>
      </w:r>
    </w:p>
    <w:p w:rsidRPr="009B357F" w:rsidR="6B457298" w:rsidP="2E1912A4" w:rsidRDefault="6B457298" w14:paraId="0EABD82A" w14:textId="00E879A5">
      <w:pPr>
        <w:pStyle w:val="Text"/>
        <w:rPr>
          <w:lang w:val="en-US"/>
        </w:rPr>
      </w:pPr>
      <w:r w:rsidRPr="1478F95A" w:rsidR="6B457298">
        <w:rPr/>
        <w:t xml:space="preserve">Windows is </w:t>
      </w:r>
      <w:r w:rsidRPr="1478F95A" w:rsidR="6B457298">
        <w:rPr/>
        <w:t>one</w:t>
      </w:r>
      <w:r w:rsidRPr="1478F95A" w:rsidR="6B457298">
        <w:rPr/>
        <w:t xml:space="preserve"> of the most common household desktop/laptop operating systems</w:t>
      </w:r>
      <w:r w:rsidR="00F45716">
        <w:rPr>
          <w:lang w:val="en-US"/>
        </w:rPr>
        <w:t xml:space="preserve"> with a </w:t>
      </w:r>
      <w:r w:rsidR="006E4838">
        <w:rPr>
          <w:lang w:val="en-US"/>
        </w:rPr>
        <w:t xml:space="preserve">73% ownership as of June 2021 </w:t>
      </w:r>
      <w:sdt>
        <w:sdtPr>
          <w:rPr>
            <w:lang w:val="en-US"/>
          </w:rPr>
          <w:id w:val="1990129444"/>
          <w:placeholder>
            <w:docPart w:val="F6753D62FF6647CC94107139F6E34049"/>
          </w:placeholder>
          <w:citation/>
        </w:sdtPr>
        <w:sdtContent>
          <w:r w:rsidR="006E4838">
            <w:rPr>
              <w:lang w:val="en-US"/>
            </w:rPr>
            <w:fldChar w:fldCharType="begin"/>
          </w:r>
          <w:r w:rsidR="006E4838">
            <w:rPr>
              <w:lang w:val="en-US"/>
            </w:rPr>
            <w:instrText xml:space="preserve"> CITATION Des22 \l 1033 </w:instrText>
          </w:r>
          <w:r w:rsidR="006E4838">
            <w:rPr>
              <w:lang w:val="en-US"/>
            </w:rPr>
            <w:fldChar w:fldCharType="separate"/>
          </w:r>
          <w:r w:rsidRPr="00C7400D" w:rsidR="00C7400D">
            <w:rPr>
              <w:noProof/>
              <w:lang w:val="en-US"/>
            </w:rPr>
            <w:t>[5]</w:t>
          </w:r>
          <w:r w:rsidR="006E4838">
            <w:rPr>
              <w:lang w:val="en-US"/>
            </w:rPr>
            <w:fldChar w:fldCharType="end"/>
          </w:r>
        </w:sdtContent>
        <w:sdtEndPr>
          <w:rPr>
            <w:lang w:val="en-US"/>
          </w:rPr>
        </w:sdtEndPr>
      </w:sdt>
      <w:r w:rsidRPr="1478F95A" w:rsidR="6B457298">
        <w:rPr/>
        <w:t>.</w:t>
      </w:r>
      <w:r w:rsidR="005C492E">
        <w:rPr>
          <w:lang w:val="en-US"/>
        </w:rPr>
        <w:t xml:space="preserve"> </w:t>
      </w:r>
      <w:r w:rsidRPr="1478F95A" w:rsidR="6B457298">
        <w:rPr/>
        <w:t>It was created by Microsoft in 1975</w:t>
      </w:r>
      <w:r w:rsidR="009B357F">
        <w:rPr>
          <w:lang w:val="en-US"/>
        </w:rPr>
        <w:t xml:space="preserve"> by Bill Gates and Paul Allen</w:t>
      </w:r>
      <w:r w:rsidRPr="001B32D1" w:rsidR="009B357F">
        <w:rPr>
          <w:lang w:val="en-US"/>
        </w:rPr>
        <w:t>.</w:t>
      </w:r>
      <w:r w:rsidRPr="001B32D1" w:rsidR="00261A42">
        <w:rPr>
          <w:lang w:val="en-US"/>
        </w:rPr>
        <w:t>[8]</w:t>
      </w:r>
      <w:r w:rsidR="00DB5468">
        <w:rPr>
          <w:lang w:val="en-US"/>
        </w:rPr>
        <w:t xml:space="preserve"> </w:t>
      </w:r>
      <w:r w:rsidR="00CC0F76">
        <w:rPr>
          <w:lang w:val="en-US"/>
        </w:rPr>
        <w:t xml:space="preserve">Unlike Linux and FreeBSD, </w:t>
      </w:r>
      <w:r w:rsidR="00C55204">
        <w:rPr>
          <w:lang w:val="en-US"/>
        </w:rPr>
        <w:t xml:space="preserve">Windows </w:t>
      </w:r>
      <w:r w:rsidR="00CC0F76">
        <w:rPr>
          <w:lang w:val="en-US"/>
        </w:rPr>
        <w:t xml:space="preserve">is a closed source </w:t>
      </w:r>
      <w:r w:rsidDel="00CD4FD1" w:rsidR="00CC0F76">
        <w:rPr>
          <w:lang w:val="en-US"/>
        </w:rPr>
        <w:t>system</w:t>
      </w:r>
      <w:r w:rsidR="00CD4FD1">
        <w:rPr>
          <w:lang w:val="en-US"/>
        </w:rPr>
        <w:t>,</w:t>
      </w:r>
      <w:r w:rsidR="00CC0F76">
        <w:rPr>
          <w:lang w:val="en-US"/>
        </w:rPr>
        <w:t xml:space="preserve"> and you must </w:t>
      </w:r>
      <w:r w:rsidR="00CC0F76">
        <w:rPr>
          <w:lang w:val="en-US"/>
        </w:rPr>
        <w:t xml:space="preserve">purchase</w:t>
      </w:r>
      <w:r w:rsidR="00CC0F76">
        <w:rPr>
          <w:lang w:val="en-US"/>
        </w:rPr>
        <w:t xml:space="preserve"> a license to be able to run it on your </w:t>
      </w:r>
      <w:r w:rsidR="00B64D90">
        <w:rPr>
          <w:lang w:val="en-US"/>
        </w:rPr>
        <w:t xml:space="preserve">hardware. </w:t>
      </w:r>
      <w:r w:rsidR="008B46E7">
        <w:rPr>
          <w:lang w:val="en-US"/>
        </w:rPr>
        <w:t xml:space="preserve">Windows 10 will be used for this experiment. </w:t>
      </w:r>
      <w:r w:rsidR="00E33830">
        <w:rPr>
          <w:lang w:val="en-US"/>
        </w:rPr>
        <w:t xml:space="preserve">Windows 10 uses the Multi-level Feedback Queue </w:t>
      </w:r>
      <w:r w:rsidR="00462D03">
        <w:rPr>
          <w:lang w:val="en-US"/>
        </w:rPr>
        <w:t>job scheduling algorithm, which will be important when we analyze process execution time</w:t>
      </w:r>
      <w:r w:rsidR="003B538A">
        <w:rPr>
          <w:lang w:val="en-US"/>
        </w:rPr>
        <w:t>.</w:t>
      </w:r>
      <w:r w:rsidR="008B46E7">
        <w:rPr>
          <w:lang w:val="en-US"/>
        </w:rPr>
        <w:t xml:space="preserve"> </w:t>
      </w:r>
      <w:r w:rsidRPr="7C9121E3" w:rsidR="00633E9D">
        <w:rPr>
          <w:lang w:val="en-US"/>
        </w:rPr>
        <w:t xml:space="preserve">Each of the </w:t>
      </w:r>
      <w:r w:rsidRPr="02295F3F" w:rsidR="00633E9D">
        <w:rPr>
          <w:lang w:val="en-US"/>
        </w:rPr>
        <w:t>authors</w:t>
      </w:r>
      <w:r w:rsidR="00633E9D">
        <w:rPr>
          <w:lang w:val="en-US"/>
        </w:rPr>
        <w:t xml:space="preserve"> has Windows installed natively on their main computers</w:t>
      </w:r>
    </w:p>
    <w:p w:rsidRPr="00DB5468" w:rsidR="4913CF67" w:rsidP="4913CF67" w:rsidRDefault="4913CF67" w14:paraId="4CA1A0D6" w14:textId="3EE03073">
      <w:pPr>
        <w:pStyle w:val="Text"/>
        <w:rPr>
          <w:lang w:val="en-US"/>
        </w:rPr>
      </w:pPr>
      <w:r>
        <w:t>FreeBSD</w:t>
      </w:r>
      <w:r w:rsidR="0037639D">
        <w:rPr>
          <w:lang w:val="en-US"/>
        </w:rPr>
        <w:t xml:space="preserve"> </w:t>
      </w:r>
      <w:r>
        <w:t>is an open-sourced Unix-like operating system that was developed by the University of California, Berkeley</w:t>
      </w:r>
      <w:sdt>
        <w:sdtPr>
          <w:id w:val="944883982"/>
          <w:citation/>
        </w:sdtPr>
        <w:sdtContent>
          <w:r w:rsidR="00CD4FD1">
            <w:fldChar w:fldCharType="begin"/>
          </w:r>
          <w:r w:rsidR="00CD4FD1">
            <w:rPr>
              <w:lang w:val="en-US"/>
            </w:rPr>
            <w:instrText xml:space="preserve"> CITATION The95 \l 1033 </w:instrText>
          </w:r>
          <w:r w:rsidR="00CD4FD1">
            <w:fldChar w:fldCharType="separate"/>
          </w:r>
          <w:r w:rsidR="00C7400D">
            <w:rPr>
              <w:noProof/>
              <w:lang w:val="en-US"/>
            </w:rPr>
            <w:t xml:space="preserve"> </w:t>
          </w:r>
          <w:r w:rsidRPr="00C7400D" w:rsidR="00C7400D">
            <w:rPr>
              <w:noProof/>
              <w:lang w:val="en-US"/>
            </w:rPr>
            <w:t>[6]</w:t>
          </w:r>
          <w:r w:rsidR="00CD4FD1">
            <w:fldChar w:fldCharType="end"/>
          </w:r>
        </w:sdtContent>
      </w:sdt>
      <w:r w:rsidR="00CD4FD1">
        <w:rPr>
          <w:lang w:val="en-US"/>
        </w:rPr>
        <w:t>.</w:t>
      </w:r>
      <w:r w:rsidDel="00261A42" w:rsidR="00D77CCE">
        <w:fldChar w:fldCharType="begin"/>
      </w:r>
      <w:r w:rsidDel="00261A42" w:rsidR="00D77CCE">
        <w:fldChar w:fldCharType="separate"/>
      </w:r>
      <w:r w:rsidRPr="00D74791" w:rsidDel="00261A42" w:rsidR="00D74791">
        <w:rPr>
          <w:noProof/>
          <w:lang w:val="en-US"/>
        </w:rPr>
        <w:t>[</w:t>
      </w:r>
      <w:r w:rsidRPr="00C641A9" w:rsidR="00C641A9">
        <w:rPr>
          <w:noProof/>
          <w:lang w:val="en-US"/>
        </w:rPr>
        <w:t>12</w:t>
      </w:r>
      <w:r w:rsidRPr="00D74791" w:rsidDel="00261A42" w:rsidR="00D74791">
        <w:rPr>
          <w:noProof/>
          <w:lang w:val="en-US"/>
        </w:rPr>
        <w:t>]</w:t>
      </w:r>
      <w:r w:rsidDel="00261A42" w:rsidR="00D77CCE">
        <w:fldChar w:fldCharType="end"/>
      </w:r>
      <w:r>
        <w:t xml:space="preserve"> FreeBSD compiles using its native compilers</w:t>
      </w:r>
      <w:r w:rsidRPr="5379687C">
        <w:rPr>
          <w:vertAlign w:val="superscript"/>
        </w:rPr>
        <w:t xml:space="preserve"> </w:t>
      </w:r>
      <w:r w:rsidDel="00261A42" w:rsidR="005334CE">
        <w:rPr>
          <w:vertAlign w:val="superscript"/>
        </w:rPr>
        <w:fldChar w:fldCharType="begin"/>
      </w:r>
      <w:r w:rsidDel="00261A42" w:rsidR="005334CE">
        <w:rPr>
          <w:vertAlign w:val="superscript"/>
        </w:rPr>
        <w:fldChar w:fldCharType="separate"/>
      </w:r>
      <w:r w:rsidRPr="00D74791" w:rsidDel="00261A42" w:rsidR="00D74791">
        <w:rPr>
          <w:noProof/>
          <w:lang w:val="en-US"/>
        </w:rPr>
        <w:t>[</w:t>
      </w:r>
      <w:r w:rsidRPr="00C641A9" w:rsidR="00C641A9">
        <w:rPr>
          <w:noProof/>
          <w:lang w:val="en-US"/>
        </w:rPr>
        <w:t>10</w:t>
      </w:r>
      <w:r w:rsidRPr="00D74791" w:rsidDel="00261A42" w:rsidR="00D74791">
        <w:rPr>
          <w:noProof/>
          <w:lang w:val="en-US"/>
        </w:rPr>
        <w:t>]</w:t>
      </w:r>
      <w:r w:rsidDel="00261A42" w:rsidR="005334CE">
        <w:rPr>
          <w:vertAlign w:val="superscript"/>
        </w:rPr>
        <w:fldChar w:fldCharType="end"/>
      </w:r>
      <w:r w:rsidR="00B13AD2">
        <w:rPr>
          <w:lang w:val="en-US"/>
        </w:rPr>
        <w:t>. F</w:t>
      </w:r>
      <w:r w:rsidR="00AD400D">
        <w:rPr>
          <w:lang w:val="en-US"/>
        </w:rPr>
        <w:t>r</w:t>
      </w:r>
      <w:r>
        <w:rPr>
          <w:lang w:val="en-US"/>
        </w:rPr>
        <w:t>eeBSD</w:t>
      </w:r>
      <w:r>
        <w:t xml:space="preserve"> focuses on performance, network features and many others. It was publicly available in the 80s and has had many open-source contributors to make it the system that it is now. FreeBSD is now scalable; it contains management tools as well as security systems. It can host major websites thanks to the contributions of individual developers</w:t>
      </w:r>
      <w:r w:rsidR="00CD4FD1">
        <w:rPr>
          <w:lang w:val="en-US"/>
        </w:rPr>
        <w:t xml:space="preserve"> </w:t>
      </w:r>
      <w:sdt>
        <w:sdtPr>
          <w:rPr>
            <w:lang w:val="en-US"/>
          </w:rPr>
          <w:id w:val="-409918307"/>
          <w:citation/>
        </w:sdtPr>
        <w:sdtContent>
          <w:r w:rsidR="00CD4FD1">
            <w:rPr>
              <w:lang w:val="en-US"/>
            </w:rPr>
            <w:fldChar w:fldCharType="begin"/>
          </w:r>
          <w:r w:rsidR="00CD4FD1">
            <w:rPr>
              <w:lang w:val="en-US"/>
            </w:rPr>
            <w:instrText xml:space="preserve"> CITATION The95 \l 1033 </w:instrText>
          </w:r>
          <w:r w:rsidR="00CD4FD1">
            <w:rPr>
              <w:lang w:val="en-US"/>
            </w:rPr>
            <w:fldChar w:fldCharType="separate"/>
          </w:r>
          <w:r w:rsidRPr="00C7400D" w:rsidR="00C7400D">
            <w:rPr>
              <w:noProof/>
              <w:lang w:val="en-US"/>
            </w:rPr>
            <w:t>[6]</w:t>
          </w:r>
          <w:r w:rsidR="00CD4FD1">
            <w:rPr>
              <w:lang w:val="en-US"/>
            </w:rPr>
            <w:fldChar w:fldCharType="end"/>
          </w:r>
        </w:sdtContent>
      </w:sdt>
      <w:r>
        <w:t xml:space="preserve">. </w:t>
      </w:r>
      <w:r w:rsidR="003B538A">
        <w:rPr>
          <w:lang w:val="en-US"/>
        </w:rPr>
        <w:t xml:space="preserve">FreeBSD uses </w:t>
      </w:r>
      <w:r w:rsidR="00CC131A">
        <w:rPr>
          <w:lang w:val="en-US"/>
        </w:rPr>
        <w:t xml:space="preserve">the ULE </w:t>
      </w:r>
      <w:r w:rsidR="00F6470B">
        <w:rPr>
          <w:lang w:val="en-US"/>
        </w:rPr>
        <w:t xml:space="preserve">job scheduling algorithm. </w:t>
      </w:r>
      <w:r w:rsidR="00DB5468">
        <w:rPr>
          <w:lang w:val="en-US"/>
        </w:rPr>
        <w:t>FreeBSD version 13</w:t>
      </w:r>
      <w:r w:rsidR="00003505">
        <w:rPr>
          <w:lang w:val="en-US"/>
        </w:rPr>
        <w:t>.0</w:t>
      </w:r>
      <w:r w:rsidR="00DB5468">
        <w:rPr>
          <w:lang w:val="en-US"/>
        </w:rPr>
        <w:t xml:space="preserve"> is the most recent one and is used for this experiment.</w:t>
      </w:r>
    </w:p>
    <w:p w:rsidRPr="00F01C03" w:rsidR="4913CF67" w:rsidP="4913CF67" w:rsidRDefault="4913CF67" w14:paraId="4BFC9A70" w14:textId="3A0891C8">
      <w:pPr>
        <w:pStyle w:val="Text"/>
        <w:rPr>
          <w:color w:val="FF0000"/>
          <w:lang w:val="en-US"/>
        </w:rPr>
      </w:pPr>
      <w:r w:rsidR="4913CF67">
        <w:rPr/>
        <w:t xml:space="preserve">Linux </w:t>
      </w:r>
      <w:r w:rsidR="4913CF67">
        <w:rPr/>
        <w:t xml:space="preserve">is popular</w:t>
      </w:r>
      <w:r w:rsidR="4913CF67">
        <w:rPr/>
        <w:t xml:space="preserve"> and </w:t>
      </w:r>
      <w:r w:rsidR="00003505">
        <w:rPr>
          <w:lang w:val="en-US"/>
        </w:rPr>
        <w:t xml:space="preserve">the </w:t>
      </w:r>
      <w:r w:rsidR="4913CF67">
        <w:rPr/>
        <w:t>largest open-sourced operating system project in the world</w:t>
      </w:r>
      <w:sdt>
        <w:sdtPr>
          <w:rPr>
            <w:vertAlign w:val="superscript"/>
          </w:rPr>
          <w:id w:val="1719706113"/>
          <w:placeholder>
            <w:docPart w:val="F695D8929873439C86610CBD362D62E2"/>
          </w:placeholder>
          <w:citation/>
        </w:sdtPr>
        <w:sdtContent>
          <w:r w:rsidRPr="00A6352B" w:rsidR="00AD400D">
            <w:rPr>
              <w:vertAlign w:val="superscript"/>
            </w:rPr>
            <w:fldChar w:fldCharType="begin"/>
          </w:r>
          <w:r w:rsidR="00AD400D">
            <w:rPr>
              <w:lang w:val="en-US"/>
            </w:rPr>
            <w:instrText xml:space="preserve"> CITATION Wha19 \l 1033 </w:instrText>
          </w:r>
          <w:r w:rsidRPr="00A6352B" w:rsidR="00AD400D">
            <w:rPr>
              <w:vertAlign w:val="superscript"/>
            </w:rPr>
            <w:fldChar w:fldCharType="separate"/>
          </w:r>
          <w:r w:rsidR="00C7400D">
            <w:rPr>
              <w:noProof/>
              <w:lang w:val="en-US"/>
            </w:rPr>
            <w:t xml:space="preserve"> </w:t>
          </w:r>
          <w:r w:rsidRPr="00C7400D" w:rsidR="00C7400D">
            <w:rPr>
              <w:noProof/>
              <w:lang w:val="en-US"/>
            </w:rPr>
            <w:t>[7]</w:t>
          </w:r>
          <w:r w:rsidRPr="00A6352B" w:rsidR="00AD400D">
            <w:rPr>
              <w:vertAlign w:val="superscript"/>
            </w:rPr>
            <w:fldChar w:fldCharType="end"/>
          </w:r>
        </w:sdtContent>
        <w:sdtEndPr>
          <w:rPr>
            <w:vertAlign w:val="superscript"/>
          </w:rPr>
        </w:sdtEndPr>
      </w:sdt>
      <w:r w:rsidR="00AD400D">
        <w:rPr>
          <w:lang w:val="en-US"/>
        </w:rPr>
        <w:t xml:space="preserve">. </w:t>
      </w:r>
      <w:r w:rsidR="4913CF67">
        <w:rPr/>
        <w:t>It compiles using its native compiler</w:t>
      </w:r>
      <w:r w:rsidR="005A3212">
        <w:rPr>
          <w:lang w:val="en-US"/>
        </w:rPr>
        <w:t xml:space="preserve"> </w:t>
      </w:r>
      <w:sdt>
        <w:sdtPr>
          <w:rPr>
            <w:vertAlign w:val="superscript"/>
            <w:lang w:val="en-US"/>
          </w:rPr>
          <w:id w:val="-1881851275"/>
          <w:placeholder>
            <w:docPart w:val="F695D8929873439C86610CBD362D62E2"/>
          </w:placeholder>
          <w:citation/>
        </w:sdtPr>
        <w:sdtContent>
          <w:r w:rsidRPr="00A6352B" w:rsidR="005A3212">
            <w:rPr>
              <w:vertAlign w:val="superscript"/>
              <w:lang w:val="en-US"/>
            </w:rPr>
            <w:fldChar w:fldCharType="begin"/>
          </w:r>
          <w:r w:rsidR="005A3212">
            <w:rPr>
              <w:lang w:val="en-US"/>
            </w:rPr>
            <w:instrText xml:space="preserve"> CITATION Cox21 \l 1033 </w:instrText>
          </w:r>
          <w:r w:rsidRPr="00A6352B" w:rsidR="005A3212">
            <w:rPr>
              <w:vertAlign w:val="superscript"/>
              <w:lang w:val="en-US"/>
            </w:rPr>
            <w:fldChar w:fldCharType="separate"/>
          </w:r>
          <w:r w:rsidRPr="00C7400D" w:rsidR="00C7400D">
            <w:rPr>
              <w:noProof/>
              <w:lang w:val="en-US"/>
            </w:rPr>
            <w:t>[8]</w:t>
          </w:r>
          <w:r w:rsidRPr="00A6352B" w:rsidR="005A3212">
            <w:rPr>
              <w:vertAlign w:val="superscript"/>
              <w:lang w:val="en-US"/>
            </w:rPr>
            <w:fldChar w:fldCharType="end"/>
          </w:r>
        </w:sdtContent>
        <w:sdtEndPr>
          <w:rPr>
            <w:vertAlign w:val="superscript"/>
            <w:lang w:val="en-US"/>
          </w:rPr>
        </w:sdtEndPr>
      </w:sdt>
      <w:r w:rsidR="005A3212">
        <w:rPr>
          <w:vertAlign w:val="subscript"/>
          <w:lang w:val="en-US"/>
        </w:rPr>
        <w:t>.</w:t>
      </w:r>
      <w:r w:rsidR="4913CF67">
        <w:rPr>
          <w:vertAlign w:val="subscript"/>
          <w:lang w:val="en-US"/>
        </w:rPr>
        <w:t xml:space="preserve"> </w:t>
      </w:r>
      <w:r w:rsidR="4913CF67">
        <w:rPr/>
        <w:t xml:space="preserve">Linux is derived from Unix and has evolved to run on several diverse types of hardware. Many developers have contributed their ideas to the Linux kernel and have given it back to the community. Because of that Linux is extremely diverse and has multiple different distributions of Linux and is extremely customizable. Different distributors of Linux include Red Hat, Ubuntu, and Mint, to name a few. The creator of Linux is Linus Torvalds, and he owns the trademark. </w:t>
      </w:r>
      <w:r w:rsidR="00F6470B">
        <w:rPr>
          <w:lang w:val="en-US"/>
        </w:rPr>
        <w:t xml:space="preserve">Linux uses the Completely Fair Scheduler to schedule its jobs. </w:t>
      </w:r>
      <w:r w:rsidR="00F01C03">
        <w:rPr>
          <w:lang w:val="en-US"/>
        </w:rPr>
        <w:t xml:space="preserve">Linux Ubuntu version 20.04 LTS was used for this experiment. </w:t>
      </w:r>
    </w:p>
    <w:p w:rsidRPr="00A70616" w:rsidR="00A70616" w:rsidP="00A70616" w:rsidRDefault="004C6FB4" w14:paraId="22E2CB6F" w14:textId="1DA48DF4">
      <w:pPr>
        <w:pStyle w:val="Heading1"/>
      </w:pPr>
      <w:r>
        <w:t>Group Member Roles</w:t>
      </w:r>
    </w:p>
    <w:p w:rsidR="00A70616" w:rsidP="00A70616" w:rsidRDefault="00A70616" w14:paraId="5D4799B8" w14:textId="7DB1C53E">
      <w:pPr>
        <w:jc w:val="both"/>
      </w:pPr>
      <w:r>
        <w:t xml:space="preserve">    </w:t>
      </w:r>
      <w:r w:rsidR="009E3913">
        <w:t>Each team member will d</w:t>
      </w:r>
      <w:r>
        <w:t>ownload the</w:t>
      </w:r>
      <w:r w:rsidR="009E3913">
        <w:t xml:space="preserve"> proper ISOs </w:t>
      </w:r>
      <w:r w:rsidR="004820C7">
        <w:t xml:space="preserve">for </w:t>
      </w:r>
      <w:r w:rsidR="00A15FA9">
        <w:t>both</w:t>
      </w:r>
      <w:r w:rsidR="004820C7">
        <w:t xml:space="preserve"> operating systems </w:t>
      </w:r>
      <w:r w:rsidR="009E3913">
        <w:t xml:space="preserve">and install them on Oracle’s VM VirtualBox. They will write </w:t>
      </w:r>
      <w:r w:rsidR="00623142">
        <w:t>the same</w:t>
      </w:r>
      <w:r w:rsidR="009E3913">
        <w:t xml:space="preserve"> </w:t>
      </w:r>
      <w:r w:rsidR="004820C7">
        <w:t>program</w:t>
      </w:r>
      <w:r w:rsidR="009E3913">
        <w:t xml:space="preserve"> in their respective language and collaborate with their fellow team members to ensure the program is standardized using the same functions and process production.</w:t>
      </w:r>
      <w:r>
        <w:t xml:space="preserve"> </w:t>
      </w:r>
      <w:r w:rsidR="00181AAA">
        <w:t>An</w:t>
      </w:r>
      <w:r w:rsidR="004820C7">
        <w:t xml:space="preserve"> analysis of how each operating system handles the program</w:t>
      </w:r>
      <w:r w:rsidR="00181AAA">
        <w:t xml:space="preserve"> will be done</w:t>
      </w:r>
      <w:r w:rsidR="004820C7">
        <w:t xml:space="preserve">. </w:t>
      </w:r>
      <w:r w:rsidR="00181AAA">
        <w:t>E</w:t>
      </w:r>
      <w:r w:rsidR="004820C7">
        <w:t xml:space="preserve">ach team member will also </w:t>
      </w:r>
      <w:r w:rsidR="00181AAA">
        <w:t xml:space="preserve">record the individual processor they are using. </w:t>
      </w:r>
      <w:r w:rsidR="004820C7">
        <w:t xml:space="preserve">This will provide another opportunity for comparing </w:t>
      </w:r>
      <w:r w:rsidR="001A6EAE">
        <w:t>future</w:t>
      </w:r>
      <w:r w:rsidR="004820C7">
        <w:t xml:space="preserve"> results.</w:t>
      </w:r>
    </w:p>
    <w:p w:rsidR="00A70616" w:rsidP="00A6352B" w:rsidRDefault="00A70616" w14:paraId="4B94D5A5" w14:textId="77777777">
      <w:pPr>
        <w:jc w:val="both"/>
      </w:pPr>
    </w:p>
    <w:p w:rsidR="00182113" w:rsidP="00A6352B" w:rsidRDefault="00A70616" w14:paraId="6FDD64D0" w14:textId="319FB790">
      <w:pPr>
        <w:jc w:val="both"/>
      </w:pPr>
      <w:r>
        <w:t xml:space="preserve">    The team members will need to have a thorough understanding of how </w:t>
      </w:r>
      <w:r w:rsidR="001422B8">
        <w:t>all the</w:t>
      </w:r>
      <w:r w:rsidR="00F302BA">
        <w:t xml:space="preserve"> </w:t>
      </w:r>
      <w:r>
        <w:t>operating system</w:t>
      </w:r>
      <w:r w:rsidR="001422B8">
        <w:t>s</w:t>
      </w:r>
      <w:r>
        <w:t xml:space="preserve"> function to make the tests sensitive to changes in performance.</w:t>
      </w:r>
    </w:p>
    <w:p w:rsidR="0095603F" w:rsidRDefault="0095603F" w14:paraId="22056D85" w14:textId="3BD749CC">
      <w:pPr>
        <w:pStyle w:val="Heading1"/>
      </w:pPr>
      <w:r>
        <w:t>implementation</w:t>
      </w:r>
    </w:p>
    <w:p w:rsidRPr="00E038CC" w:rsidR="00CD4FD1" w:rsidP="00A6352B" w:rsidRDefault="00B0030E" w14:paraId="0CB1200D" w14:textId="46C1DB9D">
      <w:pPr>
        <w:pStyle w:val="Text"/>
      </w:pPr>
      <w:r>
        <w:t xml:space="preserve">The below sections will describe </w:t>
      </w:r>
      <w:r w:rsidR="00A16DED">
        <w:t>how each language was implemented.</w:t>
      </w:r>
    </w:p>
    <w:p w:rsidR="0095603F" w:rsidP="0095603F" w:rsidRDefault="0095603F" w14:paraId="4D36ED80" w14:textId="69DAAD38">
      <w:pPr>
        <w:pStyle w:val="Heading2"/>
      </w:pPr>
      <w:r>
        <w:t>C++</w:t>
      </w:r>
    </w:p>
    <w:p w:rsidRPr="00A6352B" w:rsidR="0067275D" w:rsidP="00A6352B" w:rsidRDefault="0067275D" w14:paraId="05342AF8" w14:textId="18F7A522">
      <w:pPr>
        <w:pStyle w:val="Text"/>
        <w:rPr>
          <w:i/>
        </w:rPr>
      </w:pPr>
      <w:r w:rsidRPr="3E1BE9DA">
        <w:rPr>
          <w:lang w:val="en-US" w:eastAsia="en-US"/>
        </w:rPr>
        <w:t>An AMD Ryzen 3900 12-Core Processor 3.1 GHz processor was used to implement the C++ programs.</w:t>
      </w:r>
    </w:p>
    <w:p w:rsidR="00A73667" w:rsidP="00DC20DC" w:rsidRDefault="00F57324" w14:paraId="18867FFE" w14:textId="32124B02">
      <w:pPr>
        <w:pStyle w:val="Text"/>
        <w:rPr>
          <w:lang w:val="en-US" w:eastAsia="en-US"/>
        </w:rPr>
      </w:pPr>
      <w:r>
        <w:rPr>
          <w:lang w:val="en-US" w:eastAsia="en-US"/>
        </w:rPr>
        <w:t xml:space="preserve">C++ is a compiled language that doesn’t require a </w:t>
      </w:r>
      <w:r w:rsidR="00C4779E">
        <w:rPr>
          <w:lang w:val="en-US" w:eastAsia="en-US"/>
        </w:rPr>
        <w:t xml:space="preserve">virtual machine </w:t>
      </w:r>
      <w:r w:rsidR="00BA068A">
        <w:rPr>
          <w:lang w:val="en-US" w:eastAsia="en-US"/>
        </w:rPr>
        <w:t>as</w:t>
      </w:r>
      <w:r w:rsidR="00C4779E">
        <w:rPr>
          <w:lang w:val="en-US" w:eastAsia="en-US"/>
        </w:rPr>
        <w:t xml:space="preserve"> Java </w:t>
      </w:r>
      <w:r w:rsidR="002D2490">
        <w:rPr>
          <w:lang w:val="en-US" w:eastAsia="en-US"/>
        </w:rPr>
        <w:t>or Python</w:t>
      </w:r>
      <w:r w:rsidR="00BA068A">
        <w:rPr>
          <w:lang w:val="en-US" w:eastAsia="en-US"/>
        </w:rPr>
        <w:t xml:space="preserve"> does to </w:t>
      </w:r>
      <w:r w:rsidR="00F135C6">
        <w:rPr>
          <w:lang w:val="en-US" w:eastAsia="en-US"/>
        </w:rPr>
        <w:t xml:space="preserve">intermediate between the code and the operating system. </w:t>
      </w:r>
      <w:r w:rsidR="000344B8">
        <w:rPr>
          <w:lang w:val="en-US" w:eastAsia="en-US"/>
        </w:rPr>
        <w:t>Therefore</w:t>
      </w:r>
      <w:r w:rsidR="00A744F8">
        <w:rPr>
          <w:lang w:val="en-US" w:eastAsia="en-US"/>
        </w:rPr>
        <w:t>,</w:t>
      </w:r>
      <w:r w:rsidR="000344B8">
        <w:rPr>
          <w:lang w:val="en-US" w:eastAsia="en-US"/>
        </w:rPr>
        <w:t xml:space="preserve"> </w:t>
      </w:r>
      <w:r w:rsidR="004A5962">
        <w:rPr>
          <w:lang w:val="en-US" w:eastAsia="en-US"/>
        </w:rPr>
        <w:t xml:space="preserve">implementing </w:t>
      </w:r>
      <w:r w:rsidR="00C7174E">
        <w:rPr>
          <w:lang w:val="en-US" w:eastAsia="en-US"/>
        </w:rPr>
        <w:t xml:space="preserve">our pseudocode </w:t>
      </w:r>
      <w:r w:rsidR="006B0809">
        <w:rPr>
          <w:lang w:val="en-US" w:eastAsia="en-US"/>
        </w:rPr>
        <w:t xml:space="preserve">in C++ </w:t>
      </w:r>
      <w:r w:rsidR="000B1D42">
        <w:rPr>
          <w:lang w:val="en-US" w:eastAsia="en-US"/>
        </w:rPr>
        <w:t xml:space="preserve">across </w:t>
      </w:r>
      <w:r w:rsidR="00C26C93">
        <w:rPr>
          <w:lang w:val="en-US" w:eastAsia="en-US"/>
        </w:rPr>
        <w:t xml:space="preserve">three different operating systems </w:t>
      </w:r>
      <w:r w:rsidR="00E345FE">
        <w:rPr>
          <w:lang w:val="en-US" w:eastAsia="en-US"/>
        </w:rPr>
        <w:t xml:space="preserve">sometimes required small changes to the </w:t>
      </w:r>
      <w:r w:rsidR="00D221EC">
        <w:rPr>
          <w:lang w:val="en-US" w:eastAsia="en-US"/>
        </w:rPr>
        <w:t>code</w:t>
      </w:r>
      <w:r w:rsidR="006B0809">
        <w:rPr>
          <w:lang w:val="en-US" w:eastAsia="en-US"/>
        </w:rPr>
        <w:t xml:space="preserve"> </w:t>
      </w:r>
      <w:proofErr w:type="gramStart"/>
      <w:r w:rsidR="006B0809">
        <w:rPr>
          <w:lang w:val="en-US" w:eastAsia="en-US"/>
        </w:rPr>
        <w:t>in order to</w:t>
      </w:r>
      <w:proofErr w:type="gramEnd"/>
      <w:r w:rsidR="006B0809">
        <w:rPr>
          <w:lang w:val="en-US" w:eastAsia="en-US"/>
        </w:rPr>
        <w:t xml:space="preserve"> make the code compatible with the specific, hosting operating system</w:t>
      </w:r>
      <w:r w:rsidR="00D221EC">
        <w:rPr>
          <w:lang w:val="en-US" w:eastAsia="en-US"/>
        </w:rPr>
        <w:t>.</w:t>
      </w:r>
      <w:r w:rsidR="006B0809">
        <w:rPr>
          <w:lang w:val="en-US" w:eastAsia="en-US"/>
        </w:rPr>
        <w:t xml:space="preserve"> </w:t>
      </w:r>
      <w:r w:rsidR="00B947ED">
        <w:rPr>
          <w:lang w:val="en-US" w:eastAsia="en-US"/>
        </w:rPr>
        <w:t xml:space="preserve">The rest of this section will </w:t>
      </w:r>
      <w:r w:rsidR="00A73667">
        <w:rPr>
          <w:lang w:val="en-US" w:eastAsia="en-US"/>
        </w:rPr>
        <w:t xml:space="preserve">describe how gathering C++ results had to change across the OS’s. </w:t>
      </w:r>
    </w:p>
    <w:p w:rsidRPr="00DC20DC" w:rsidR="00DC20DC" w:rsidP="00DC20DC" w:rsidRDefault="52779F72" w14:paraId="3B7E0C3D" w14:textId="712163AE">
      <w:pPr>
        <w:pStyle w:val="Text"/>
        <w:rPr>
          <w:lang w:val="en-US" w:eastAsia="en-US"/>
        </w:rPr>
      </w:pPr>
      <w:r w:rsidRPr="3E1BE9DA">
        <w:rPr>
          <w:lang w:val="en-US" w:eastAsia="en-US"/>
        </w:rPr>
        <w:t xml:space="preserve">Windows10 was the hardest operating system to </w:t>
      </w:r>
      <w:r w:rsidRPr="3E1BE9DA" w:rsidR="3615A95F">
        <w:rPr>
          <w:lang w:val="en-US" w:eastAsia="en-US"/>
        </w:rPr>
        <w:t xml:space="preserve">implement </w:t>
      </w:r>
      <w:r w:rsidRPr="3E1BE9DA" w:rsidR="79260D8A">
        <w:rPr>
          <w:lang w:val="en-US" w:eastAsia="en-US"/>
        </w:rPr>
        <w:t xml:space="preserve">a C++ solution on. </w:t>
      </w:r>
      <w:r w:rsidRPr="3E1BE9DA" w:rsidR="58FE9877">
        <w:rPr>
          <w:lang w:val="en-US" w:eastAsia="en-US"/>
        </w:rPr>
        <w:t xml:space="preserve">Unlike </w:t>
      </w:r>
      <w:r w:rsidRPr="3E1BE9DA" w:rsidR="040FB1B8">
        <w:rPr>
          <w:lang w:val="en-US" w:eastAsia="en-US"/>
        </w:rPr>
        <w:t xml:space="preserve">with FreeBSD and Ubuntu Linux, there is no equivalent </w:t>
      </w:r>
      <w:r w:rsidRPr="3E1BE9DA" w:rsidR="094FB597">
        <w:rPr>
          <w:lang w:val="en-US" w:eastAsia="en-US"/>
        </w:rPr>
        <w:t xml:space="preserve">/proc folder </w:t>
      </w:r>
      <w:r w:rsidRPr="3E1BE9DA" w:rsidR="040FB1B8">
        <w:rPr>
          <w:lang w:val="en-US" w:eastAsia="en-US"/>
        </w:rPr>
        <w:t xml:space="preserve">storing process information that </w:t>
      </w:r>
      <w:r w:rsidRPr="3E1BE9DA" w:rsidR="37954D3E">
        <w:rPr>
          <w:lang w:val="en-US" w:eastAsia="en-US"/>
        </w:rPr>
        <w:t xml:space="preserve">a user can </w:t>
      </w:r>
      <w:r w:rsidRPr="3E1BE9DA" w:rsidR="094FB597">
        <w:rPr>
          <w:lang w:val="en-US" w:eastAsia="en-US"/>
        </w:rPr>
        <w:t xml:space="preserve">investigate for gathering performance metrics. </w:t>
      </w:r>
      <w:r w:rsidRPr="3E1BE9DA" w:rsidR="0A796B06">
        <w:rPr>
          <w:lang w:val="en-US" w:eastAsia="en-US"/>
        </w:rPr>
        <w:t xml:space="preserve">Instead, the user </w:t>
      </w:r>
      <w:proofErr w:type="gramStart"/>
      <w:r w:rsidRPr="3E1BE9DA" w:rsidR="0A796B06">
        <w:rPr>
          <w:lang w:val="en-US" w:eastAsia="en-US"/>
        </w:rPr>
        <w:t>has to</w:t>
      </w:r>
      <w:proofErr w:type="gramEnd"/>
      <w:r w:rsidRPr="3E1BE9DA" w:rsidR="0A796B06">
        <w:rPr>
          <w:lang w:val="en-US" w:eastAsia="en-US"/>
        </w:rPr>
        <w:t xml:space="preserve"> rely on a program called Process Monitor. Altern</w:t>
      </w:r>
      <w:r w:rsidRPr="3E1BE9DA" w:rsidR="4C4BA97F">
        <w:rPr>
          <w:lang w:val="en-US" w:eastAsia="en-US"/>
        </w:rPr>
        <w:t xml:space="preserve">atively, the user can gather metrics about performance about the C++ sort program by using a deprecated executable called </w:t>
      </w:r>
      <w:proofErr w:type="spellStart"/>
      <w:r w:rsidRPr="3E1BE9DA" w:rsidR="4C4BA97F">
        <w:rPr>
          <w:lang w:val="en-US" w:eastAsia="en-US"/>
        </w:rPr>
        <w:t>timeit</w:t>
      </w:r>
      <w:proofErr w:type="spellEnd"/>
      <w:r w:rsidRPr="3E1BE9DA" w:rsidR="4C4BA97F">
        <w:rPr>
          <w:lang w:val="en-US" w:eastAsia="en-US"/>
        </w:rPr>
        <w:t xml:space="preserve">. </w:t>
      </w:r>
      <w:proofErr w:type="spellStart"/>
      <w:r w:rsidRPr="3E1BE9DA" w:rsidR="4C4BA97F">
        <w:rPr>
          <w:lang w:val="en-US" w:eastAsia="en-US"/>
        </w:rPr>
        <w:t>timeit</w:t>
      </w:r>
      <w:proofErr w:type="spellEnd"/>
      <w:r w:rsidRPr="3E1BE9DA" w:rsidR="4C4BA97F">
        <w:rPr>
          <w:lang w:val="en-US" w:eastAsia="en-US"/>
        </w:rPr>
        <w:t xml:space="preserve"> isn’t native to Windows10 and required some difficult web searching to find an installation package, but it ultimately provided valuable information as shown in Figure </w:t>
      </w:r>
      <w:r w:rsidRPr="3E1BE9DA" w:rsidR="4BFA20AD">
        <w:rPr>
          <w:lang w:val="en-US" w:eastAsia="en-US"/>
        </w:rPr>
        <w:t>5</w:t>
      </w:r>
      <w:r w:rsidRPr="3E1BE9DA" w:rsidR="3F77E765">
        <w:rPr>
          <w:lang w:val="en-US"/>
        </w:rPr>
        <w:t xml:space="preserve"> shown in section IX</w:t>
      </w:r>
      <w:r w:rsidRPr="3E1BE9DA" w:rsidR="1B128E0E">
        <w:rPr>
          <w:lang w:val="en-US"/>
        </w:rPr>
        <w:t xml:space="preserve"> Figures</w:t>
      </w:r>
      <w:r w:rsidRPr="3E1BE9DA" w:rsidR="4C4BA97F">
        <w:rPr>
          <w:lang w:val="en-US" w:eastAsia="en-US"/>
        </w:rPr>
        <w:t>.</w:t>
      </w:r>
    </w:p>
    <w:p w:rsidR="7071E8BF" w:rsidP="7071E8BF" w:rsidRDefault="7071E8BF" w14:paraId="583F7978" w14:textId="30A6C9FF">
      <w:pPr>
        <w:pStyle w:val="Text"/>
        <w:rPr>
          <w:lang w:val="en-US" w:eastAsia="en-US"/>
        </w:rPr>
      </w:pPr>
      <w:r>
        <w:t xml:space="preserve">Windows10 also required some dramatic changes to the C++ code implementation.  With Linux and FreeBSD, we were able to use the </w:t>
      </w:r>
      <w:proofErr w:type="spellStart"/>
      <w:r>
        <w:t>unistd.h</w:t>
      </w:r>
      <w:proofErr w:type="spellEnd"/>
      <w:r>
        <w:t xml:space="preserve"> library to gather system information such as the number of cores or the parent process ID, but that library isn’t available in Windows10. Getting the parent process ID required the </w:t>
      </w:r>
      <w:proofErr w:type="spellStart"/>
      <w:r>
        <w:t>process.h</w:t>
      </w:r>
      <w:proofErr w:type="spellEnd"/>
      <w:r>
        <w:t xml:space="preserve">, </w:t>
      </w:r>
      <w:proofErr w:type="spellStart"/>
      <w:r>
        <w:t>windows.h</w:t>
      </w:r>
      <w:proofErr w:type="spellEnd"/>
      <w:r>
        <w:t xml:space="preserve">, tlhelp32.h, </w:t>
      </w:r>
      <w:proofErr w:type="spellStart"/>
      <w:r>
        <w:t>sysinfoapi.h</w:t>
      </w:r>
      <w:proofErr w:type="spellEnd"/>
      <w:r>
        <w:t xml:space="preserve"> library headers. Whereas with Linux based OS’s, you simply call </w:t>
      </w:r>
      <w:proofErr w:type="spellStart"/>
      <w:r>
        <w:t>getppid</w:t>
      </w:r>
      <w:proofErr w:type="spellEnd"/>
      <w:r>
        <w:t xml:space="preserve">(), we had to implement the below code in Figure </w:t>
      </w:r>
      <w:r w:rsidR="006202CD">
        <w:rPr>
          <w:lang w:val="en-US"/>
        </w:rPr>
        <w:t>6</w:t>
      </w:r>
      <w:r w:rsidR="00562871">
        <w:t xml:space="preserve"> </w:t>
      </w:r>
      <w:r>
        <w:t xml:space="preserve">to get the parent process ID </w:t>
      </w:r>
      <w:r w:rsidRPr="73B6F0C5" w:rsidR="004B2A3A">
        <w:rPr>
          <w:lang w:val="en-US"/>
        </w:rPr>
        <w:t>shown in section IX</w:t>
      </w:r>
      <w:r w:rsidRPr="73B6F0C5" w:rsidR="00401EC7">
        <w:rPr>
          <w:lang w:val="en-US"/>
        </w:rPr>
        <w:t xml:space="preserve"> Figures</w:t>
      </w:r>
      <w:r w:rsidRPr="73B6F0C5">
        <w:rPr>
          <w:lang w:val="en-US" w:eastAsia="en-US"/>
        </w:rPr>
        <w:t>.</w:t>
      </w:r>
    </w:p>
    <w:p w:rsidR="7071E8BF" w:rsidP="7071E8BF" w:rsidRDefault="7071E8BF" w14:paraId="3671B8B0" w14:textId="4937754F">
      <w:pPr>
        <w:pStyle w:val="Text"/>
      </w:pPr>
      <w:r w:rsidRPr="51AF695E" w:rsidR="7071E8BF">
        <w:rPr>
          <w:lang w:val="en-US" w:eastAsia="en-US"/>
        </w:rPr>
        <w:t xml:space="preserve">Lastly, </w:t>
      </w:r>
      <w:r w:rsidRPr="51AF695E" w:rsidR="7071E8BF">
        <w:rPr>
          <w:lang w:val="en-US" w:eastAsia="en-US"/>
        </w:rPr>
        <w:t>in order to</w:t>
      </w:r>
      <w:r w:rsidRPr="51AF695E" w:rsidR="7071E8BF">
        <w:rPr>
          <w:lang w:val="en-US" w:eastAsia="en-US"/>
        </w:rPr>
        <w:t xml:space="preserve"> spawn threads to call the merge sort executable </w:t>
      </w:r>
      <w:r w:rsidRPr="51AF695E" w:rsidR="7071E8BF">
        <w:rPr>
          <w:lang w:val="en-US" w:eastAsia="en-US"/>
        </w:rPr>
        <w:t>numerous</w:t>
      </w:r>
      <w:r w:rsidRPr="51AF695E" w:rsidR="7071E8BF">
        <w:rPr>
          <w:lang w:val="en-US" w:eastAsia="en-US"/>
        </w:rPr>
        <w:t xml:space="preserve"> times, we </w:t>
      </w:r>
      <w:r w:rsidRPr="51AF695E" w:rsidR="7071E8BF">
        <w:rPr>
          <w:lang w:val="en-US" w:eastAsia="en-US"/>
        </w:rPr>
        <w:t>could not</w:t>
      </w:r>
      <w:r w:rsidRPr="51AF695E" w:rsidR="7071E8BF">
        <w:rPr>
          <w:lang w:val="en-US" w:eastAsia="en-US"/>
        </w:rPr>
        <w:t xml:space="preserve"> use </w:t>
      </w:r>
      <w:proofErr w:type="gramStart"/>
      <w:r w:rsidRPr="51AF695E" w:rsidR="7071E8BF">
        <w:rPr>
          <w:lang w:val="en-US" w:eastAsia="en-US"/>
        </w:rPr>
        <w:t>fork(</w:t>
      </w:r>
      <w:proofErr w:type="gramEnd"/>
      <w:r w:rsidRPr="51AF695E" w:rsidR="7071E8BF">
        <w:rPr>
          <w:lang w:val="en-US" w:eastAsia="en-US"/>
        </w:rPr>
        <w:t xml:space="preserve">) calls, but </w:t>
      </w:r>
      <w:r w:rsidRPr="51AF695E" w:rsidR="7071E8BF">
        <w:rPr>
          <w:lang w:val="en-US" w:eastAsia="en-US"/>
        </w:rPr>
        <w:t>rather had</w:t>
      </w:r>
      <w:r w:rsidRPr="51AF695E" w:rsidR="7071E8BF">
        <w:rPr>
          <w:lang w:val="en-US" w:eastAsia="en-US"/>
        </w:rPr>
        <w:t xml:space="preserve"> to use thread </w:t>
      </w:r>
      <w:r w:rsidRPr="51AF695E" w:rsidR="1D2AEDE2">
        <w:rPr>
          <w:lang w:val="en-US" w:eastAsia="en-US"/>
        </w:rPr>
        <w:t>instantiations</w:t>
      </w:r>
      <w:r w:rsidRPr="51AF695E" w:rsidR="7071E8BF">
        <w:rPr>
          <w:lang w:val="en-US" w:eastAsia="en-US"/>
        </w:rPr>
        <w:t xml:space="preserve"> as shown in Figure </w:t>
      </w:r>
      <w:r w:rsidRPr="51AF695E" w:rsidR="006202CD">
        <w:rPr>
          <w:lang w:val="en-US" w:eastAsia="en-US"/>
        </w:rPr>
        <w:t>7</w:t>
      </w:r>
      <w:r w:rsidRPr="51AF695E" w:rsidR="00562871">
        <w:rPr>
          <w:lang w:val="en-US" w:eastAsia="en-US"/>
        </w:rPr>
        <w:t xml:space="preserve"> </w:t>
      </w:r>
      <w:r w:rsidRPr="51AF695E" w:rsidR="004B2A3A">
        <w:rPr>
          <w:lang w:val="en-US"/>
        </w:rPr>
        <w:t>shown in section IX</w:t>
      </w:r>
      <w:r w:rsidRPr="51AF695E" w:rsidR="00401EC7">
        <w:rPr>
          <w:lang w:val="en-US"/>
        </w:rPr>
        <w:t xml:space="preserve"> Figures</w:t>
      </w:r>
      <w:r w:rsidRPr="51AF695E" w:rsidR="7071E8BF">
        <w:rPr>
          <w:lang w:val="en-US" w:eastAsia="en-US"/>
        </w:rPr>
        <w:t xml:space="preserve">. </w:t>
      </w:r>
    </w:p>
    <w:p w:rsidR="7071E8BF" w:rsidP="7071E8BF" w:rsidRDefault="7071E8BF" w14:paraId="75E3B0A5" w14:textId="3DA86951">
      <w:pPr>
        <w:pStyle w:val="Text"/>
      </w:pPr>
      <w:r>
        <w:t xml:space="preserve">Implementing the C++ solution in Linux for Ubuntu allowed us to gather additional operating system performance information. Unlike Windows10, Linux has a native time executable called time, which measures the performance of another process as shown in Figure XX. Time provides a lot more information than </w:t>
      </w:r>
      <w:proofErr w:type="spellStart"/>
      <w:r>
        <w:t>timeit</w:t>
      </w:r>
      <w:proofErr w:type="spellEnd"/>
      <w:r>
        <w:t xml:space="preserve"> in Windows10 does to include breaking down page faults into major and minor page faults and voluntary and </w:t>
      </w:r>
      <w:r w:rsidR="5E554C5E">
        <w:t>involuntary</w:t>
      </w:r>
      <w:r>
        <w:t xml:space="preserve"> context switches whereas Windows10 only provides one statistic for all page faults and all context switches respectively.</w:t>
      </w:r>
    </w:p>
    <w:p w:rsidR="7071E8BF" w:rsidP="7071E8BF" w:rsidRDefault="7071E8BF" w14:paraId="3FD53D3C" w14:textId="0256C5D4">
      <w:pPr>
        <w:pStyle w:val="Text"/>
      </w:pPr>
      <w:r w:rsidR="7071E8BF">
        <w:rPr/>
        <w:t xml:space="preserve"> We were also able to gather command line snapshots of operating system performance by calling </w:t>
      </w:r>
      <w:proofErr w:type="spellStart"/>
      <w:r w:rsidR="7071E8BF">
        <w:rPr/>
        <w:t>htop</w:t>
      </w:r>
      <w:proofErr w:type="spellEnd"/>
      <w:r w:rsidR="7071E8BF">
        <w:rPr/>
        <w:t xml:space="preserve"> and </w:t>
      </w:r>
      <w:proofErr w:type="spellStart"/>
      <w:r w:rsidR="7071E8BF">
        <w:rPr/>
        <w:t>ps</w:t>
      </w:r>
      <w:proofErr w:type="spellEnd"/>
      <w:r w:rsidR="7071E8BF">
        <w:rPr/>
        <w:t xml:space="preserve"> </w:t>
      </w:r>
      <w:r w:rsidR="5E554C5E">
        <w:rPr/>
        <w:t>intermittently</w:t>
      </w:r>
      <w:r w:rsidR="7071E8BF">
        <w:rPr/>
        <w:t xml:space="preserve"> while the </w:t>
      </w:r>
      <w:r w:rsidR="7071E8BF">
        <w:rPr/>
        <w:t>numerous</w:t>
      </w:r>
      <w:r w:rsidR="7071E8BF">
        <w:rPr/>
        <w:t xml:space="preserve"> merge sort executables ran. This could only be done on Windows10 by looking at the Process Monitor GUI, which </w:t>
      </w:r>
      <w:r w:rsidR="7071E8BF">
        <w:rPr/>
        <w:t>isn’t</w:t>
      </w:r>
      <w:r w:rsidR="7071E8BF">
        <w:rPr/>
        <w:t xml:space="preserve"> conducive to saving and analyzing data. Figure </w:t>
      </w:r>
      <w:r w:rsidR="1D2AEDE2">
        <w:rPr/>
        <w:t>8</w:t>
      </w:r>
      <w:r w:rsidRPr="51AF695E" w:rsidR="004B2A3A">
        <w:rPr>
          <w:lang w:val="en-US"/>
        </w:rPr>
        <w:t xml:space="preserve"> shown in section IX</w:t>
      </w:r>
      <w:r w:rsidRPr="51AF695E" w:rsidR="00401EC7">
        <w:rPr>
          <w:lang w:val="en-US"/>
        </w:rPr>
        <w:t xml:space="preserve"> </w:t>
      </w:r>
      <w:r w:rsidRPr="51AF695E" w:rsidR="00401EC7">
        <w:rPr>
          <w:lang w:val="en-US"/>
        </w:rPr>
        <w:t>Figures shows</w:t>
      </w:r>
      <w:r w:rsidR="7071E8BF">
        <w:rPr/>
        <w:t xml:space="preserve"> the results of </w:t>
      </w:r>
      <w:proofErr w:type="spellStart"/>
      <w:r w:rsidR="7071E8BF">
        <w:rPr/>
        <w:t>htop</w:t>
      </w:r>
      <w:proofErr w:type="spellEnd"/>
      <w:r w:rsidR="7071E8BF">
        <w:rPr/>
        <w:t xml:space="preserve">, with one of the machines used for testing has all 12 processors running at 100% </w:t>
      </w:r>
      <w:r w:rsidR="7071E8BF">
        <w:rPr/>
        <w:t>utilization</w:t>
      </w:r>
      <w:r w:rsidR="7071E8BF">
        <w:rPr/>
        <w:t xml:space="preserve"> executing </w:t>
      </w:r>
      <w:r w:rsidR="7071E8BF">
        <w:rPr/>
        <w:t>numerous</w:t>
      </w:r>
      <w:r w:rsidR="7071E8BF">
        <w:rPr/>
        <w:t xml:space="preserve"> merge sort programs in parallel. Figure </w:t>
      </w:r>
      <w:r w:rsidR="1D2AEDE2">
        <w:rPr/>
        <w:t>9</w:t>
      </w:r>
      <w:r w:rsidRPr="51AF695E" w:rsidR="004B2A3A">
        <w:rPr>
          <w:lang w:val="en-US"/>
        </w:rPr>
        <w:t xml:space="preserve"> shown in section IX</w:t>
      </w:r>
      <w:r w:rsidRPr="51AF695E" w:rsidR="00401EC7">
        <w:rPr>
          <w:lang w:val="en-US"/>
        </w:rPr>
        <w:t xml:space="preserve"> Figures</w:t>
      </w:r>
      <w:r w:rsidR="7071E8BF">
        <w:rPr/>
        <w:t xml:space="preserve"> further confirms that each processor is running not only an individual </w:t>
      </w:r>
      <w:r w:rsidR="2278F3D9">
        <w:rPr/>
        <w:t>mergeSort</w:t>
      </w:r>
      <w:r w:rsidRPr="51AF695E" w:rsidR="00CD4FD1">
        <w:rPr>
          <w:lang w:val="en-US"/>
        </w:rPr>
        <w:t>() but</w:t>
      </w:r>
      <w:r w:rsidR="7071E8BF">
        <w:rPr/>
        <w:t xml:space="preserve"> having to perform context switches between different merge sorts because the “</w:t>
      </w:r>
      <w:r w:rsidR="7071E8BF">
        <w:rPr/>
        <w:t>PSR</w:t>
      </w:r>
      <w:r w:rsidR="7071E8BF">
        <w:rPr/>
        <w:t xml:space="preserve">” column shows the same core being </w:t>
      </w:r>
      <w:r w:rsidR="7071E8BF">
        <w:rPr/>
        <w:t>utilized</w:t>
      </w:r>
      <w:r w:rsidR="7071E8BF">
        <w:rPr/>
        <w:t xml:space="preserve"> more than once for multiple merge sorts. </w:t>
      </w:r>
    </w:p>
    <w:p w:rsidR="3E1BE9DA" w:rsidP="3E1BE9DA" w:rsidRDefault="7071E8BF" w14:paraId="25624087" w14:textId="5406624B">
      <w:pPr>
        <w:pStyle w:val="Text"/>
        <w:ind w:firstLine="0"/>
        <w:rPr>
          <w:lang w:val="en-US" w:eastAsia="en-US"/>
        </w:rPr>
      </w:pPr>
      <w:r w:rsidR="7071E8BF">
        <w:rPr/>
        <w:t xml:space="preserve">Implementing our C++ solution for FreeBSD followed a more similar path to our Linux implementation than to our Windows10 implementation. Though we could not find any good system </w:t>
      </w:r>
      <w:r w:rsidR="7071E8BF">
        <w:rPr/>
        <w:t>monitor</w:t>
      </w:r>
      <w:r w:rsidR="7071E8BF">
        <w:rPr/>
        <w:t xml:space="preserve"> for taking snapshots of operating system stress as we could with Process </w:t>
      </w:r>
      <w:proofErr w:type="spellStart"/>
      <w:r w:rsidR="7071E8BF">
        <w:rPr/>
        <w:t>Montior</w:t>
      </w:r>
      <w:proofErr w:type="spellEnd"/>
      <w:r w:rsidR="7071E8BF">
        <w:rPr/>
        <w:t xml:space="preserve"> or </w:t>
      </w:r>
      <w:proofErr w:type="spellStart"/>
      <w:r w:rsidR="7071E8BF">
        <w:rPr/>
        <w:t>htop</w:t>
      </w:r>
      <w:proofErr w:type="spellEnd"/>
      <w:r w:rsidR="7071E8BF">
        <w:rPr/>
        <w:t xml:space="preserve">, we still could use a time executable (see Figure </w:t>
      </w:r>
      <w:r w:rsidR="1D2AEDE2">
        <w:rPr/>
        <w:t>10</w:t>
      </w:r>
      <w:r w:rsidRPr="51AF695E" w:rsidR="1A817459">
        <w:rPr>
          <w:lang w:val="en-US"/>
        </w:rPr>
        <w:t xml:space="preserve"> shown in section IX</w:t>
      </w:r>
      <w:r w:rsidRPr="51AF695E" w:rsidR="2AB3AA2A">
        <w:rPr>
          <w:lang w:val="en-US"/>
        </w:rPr>
        <w:t xml:space="preserve"> </w:t>
      </w:r>
      <w:r w:rsidRPr="51AF695E" w:rsidR="2AB3AA2A">
        <w:rPr>
          <w:lang w:val="en-US"/>
        </w:rPr>
        <w:t>Figures)</w:t>
      </w:r>
      <w:r w:rsidR="7071E8BF">
        <w:rPr/>
        <w:t xml:space="preserve"> to measure merge sort </w:t>
      </w:r>
      <w:r w:rsidR="1D2AEDE2">
        <w:rPr/>
        <w:t>individual</w:t>
      </w:r>
      <w:r w:rsidR="7071E8BF">
        <w:rPr/>
        <w:t xml:space="preserve"> process performance. Unfortunately, unlike the Linux version, there was no verbose </w:t>
      </w:r>
      <w:r w:rsidR="7071E8BF">
        <w:rPr/>
        <w:t>option</w:t>
      </w:r>
      <w:r w:rsidR="7071E8BF">
        <w:rPr/>
        <w:t xml:space="preserve"> for detailed output</w:t>
      </w:r>
      <w:r w:rsidR="7071E8BF">
        <w:rPr/>
        <w:t xml:space="preserve">. </w:t>
      </w:r>
      <w:r w:rsidRPr="51AF695E" w:rsidR="3E1BE9DA">
        <w:rPr>
          <w:lang w:val="en-US" w:eastAsia="en-US"/>
        </w:rPr>
        <w:t xml:space="preserve"> </w:t>
      </w:r>
    </w:p>
    <w:p w:rsidR="0095603F" w:rsidP="0095603F" w:rsidRDefault="008C1AE6" w14:paraId="47D09561" w14:textId="5A5898F5">
      <w:pPr>
        <w:pStyle w:val="Heading2"/>
      </w:pPr>
      <w:r>
        <w:t>Python</w:t>
      </w:r>
    </w:p>
    <w:p w:rsidR="003B003B" w:rsidP="003B003B" w:rsidRDefault="5315B64C" w14:paraId="1CA9A566" w14:textId="731589B0">
      <w:pPr>
        <w:pStyle w:val="Text"/>
        <w:rPr>
          <w:lang w:val="en-US" w:eastAsia="en-US"/>
        </w:rPr>
      </w:pPr>
      <w:r w:rsidRPr="5315B64C">
        <w:rPr>
          <w:lang w:val="en-US" w:eastAsia="en-US"/>
        </w:rPr>
        <w:t>A</w:t>
      </w:r>
      <w:r w:rsidR="00FB4D46">
        <w:rPr>
          <w:lang w:val="en-US" w:eastAsia="en-US"/>
        </w:rPr>
        <w:t>n</w:t>
      </w:r>
      <w:r w:rsidRPr="7C1F2658" w:rsidR="7C1F2658">
        <w:rPr>
          <w:lang w:val="en-US" w:eastAsia="en-US"/>
        </w:rPr>
        <w:t xml:space="preserve"> </w:t>
      </w:r>
      <w:r w:rsidRPr="7C1F2658" w:rsidR="642ABE09">
        <w:rPr>
          <w:lang w:val="en-US" w:eastAsia="en-US"/>
        </w:rPr>
        <w:t xml:space="preserve">AMD Ryzen 5 3600 6-Core Processor </w:t>
      </w:r>
      <w:r w:rsidRPr="313E50E3" w:rsidR="313E50E3">
        <w:rPr>
          <w:lang w:val="en-US" w:eastAsia="en-US"/>
        </w:rPr>
        <w:t xml:space="preserve">3.59 GHz </w:t>
      </w:r>
      <w:r w:rsidR="00C56E1E">
        <w:rPr>
          <w:lang w:val="en-US" w:eastAsia="en-US"/>
        </w:rPr>
        <w:t>processor</w:t>
      </w:r>
      <w:r w:rsidRPr="5C2B55A1" w:rsidR="642ABE09">
        <w:rPr>
          <w:lang w:val="en-US" w:eastAsia="en-US"/>
        </w:rPr>
        <w:t xml:space="preserve"> was used to </w:t>
      </w:r>
      <w:r w:rsidR="00C56E1E">
        <w:rPr>
          <w:lang w:val="en-US" w:eastAsia="en-US"/>
        </w:rPr>
        <w:t>implement the Python</w:t>
      </w:r>
      <w:r w:rsidRPr="6E2F2574" w:rsidR="642ABE09">
        <w:rPr>
          <w:lang w:val="en-US" w:eastAsia="en-US"/>
        </w:rPr>
        <w:t xml:space="preserve"> program. </w:t>
      </w:r>
      <w:r w:rsidRPr="7C1F2658" w:rsidR="642ABE09">
        <w:rPr>
          <w:lang w:val="en-US" w:eastAsia="en-US"/>
        </w:rPr>
        <w:t xml:space="preserve">   </w:t>
      </w:r>
    </w:p>
    <w:p w:rsidRPr="003B003B" w:rsidR="003B003B" w:rsidP="003B003B" w:rsidRDefault="003B003B" w14:paraId="566653B8" w14:textId="0CE8D758">
      <w:pPr>
        <w:pStyle w:val="Text"/>
        <w:rPr>
          <w:lang w:val="en-US" w:eastAsia="en-US"/>
        </w:rPr>
      </w:pPr>
      <w:r w:rsidRPr="003B003B" w:rsidR="003B003B">
        <w:rPr>
          <w:lang w:val="en-US" w:eastAsia="en-US"/>
        </w:rPr>
        <w:t xml:space="preserve">Python has three modes for concurrency, multiprocessing, threading and </w:t>
      </w:r>
      <w:proofErr w:type="spellStart"/>
      <w:r w:rsidRPr="003B003B" w:rsidR="003B003B">
        <w:rPr>
          <w:lang w:val="en-US" w:eastAsia="en-US"/>
        </w:rPr>
        <w:t>asyncio</w:t>
      </w:r>
      <w:proofErr w:type="spellEnd"/>
      <w:r w:rsidRPr="003B003B" w:rsidR="003B003B">
        <w:rPr>
          <w:lang w:val="en-US" w:eastAsia="en-US"/>
        </w:rPr>
        <w:t>. The main library that was used is the multiprocessing library. The package allows for local and remote concurrency</w:t>
      </w:r>
      <w:sdt>
        <w:sdtPr>
          <w:rPr>
            <w:lang w:val="en-US" w:eastAsia="en-US"/>
          </w:rPr>
          <w:id w:val="-1957714806"/>
          <w:citation/>
          <w:placeholder>
            <w:docPart w:val="DefaultPlaceholder_1081868574"/>
          </w:placeholder>
        </w:sdtPr>
        <w:sdtContent>
          <w:r w:rsidR="0067275D">
            <w:rPr>
              <w:lang w:val="en-US" w:eastAsia="en-US"/>
            </w:rPr>
            <w:fldChar w:fldCharType="begin"/>
          </w:r>
          <w:r w:rsidR="0067275D">
            <w:rPr>
              <w:lang w:val="en-US" w:eastAsia="en-US"/>
            </w:rPr>
            <w:instrText xml:space="preserve"> CITATION Pyt22 \l 1033 </w:instrText>
          </w:r>
          <w:r w:rsidR="0067275D">
            <w:rPr>
              <w:lang w:val="en-US" w:eastAsia="en-US"/>
            </w:rPr>
            <w:fldChar w:fldCharType="separate"/>
          </w:r>
          <w:r w:rsidR="00C7400D">
            <w:rPr>
              <w:noProof/>
              <w:lang w:val="en-US" w:eastAsia="en-US"/>
            </w:rPr>
            <w:t xml:space="preserve"> </w:t>
          </w:r>
          <w:r w:rsidRPr="00C7400D" w:rsidR="00C7400D">
            <w:rPr>
              <w:noProof/>
              <w:lang w:val="en-US" w:eastAsia="en-US"/>
            </w:rPr>
            <w:t>[9]</w:t>
          </w:r>
          <w:r w:rsidR="0067275D">
            <w:rPr>
              <w:lang w:val="en-US" w:eastAsia="en-US"/>
            </w:rPr>
            <w:fldChar w:fldCharType="end"/>
          </w:r>
        </w:sdtContent>
        <w:sdtEndPr>
          <w:rPr>
            <w:lang w:val="en-US" w:eastAsia="en-US"/>
          </w:rPr>
        </w:sdtEndPr>
      </w:sdt>
      <w:r w:rsidR="0067275D">
        <w:rPr>
          <w:lang w:val="en-US" w:eastAsia="en-US"/>
        </w:rPr>
        <w:t xml:space="preserve"> </w:t>
      </w:r>
      <w:r w:rsidR="007B1FD0">
        <w:rPr>
          <w:lang w:val="en-US" w:eastAsia="en-US"/>
        </w:rPr>
        <w:t>. Multiprocessing</w:t>
      </w:r>
      <w:r w:rsidRPr="003B003B" w:rsidR="003B003B">
        <w:rPr>
          <w:lang w:val="en-US" w:eastAsia="en-US"/>
        </w:rPr>
        <w:t xml:space="preserve"> allows the user to fully </w:t>
      </w:r>
      <w:r w:rsidRPr="003B003B" w:rsidR="003B003B">
        <w:rPr>
          <w:lang w:val="en-US" w:eastAsia="en-US"/>
        </w:rPr>
        <w:t xml:space="preserve">leverage</w:t>
      </w:r>
      <w:r w:rsidRPr="003B003B" w:rsidR="003B003B">
        <w:rPr>
          <w:lang w:val="en-US" w:eastAsia="en-US"/>
        </w:rPr>
        <w:t xml:space="preserve"> multiple processors on any machine or OS. Multiprocessing manager and multiprocessing pool are the two classes used. Pooling is a convenient way to execute a function across multiple processes. Map asynchronous is used in conjunction with pool to ensure that the function applies to every </w:t>
      </w:r>
      <w:proofErr w:type="spellStart"/>
      <w:r w:rsidRPr="003B003B" w:rsidR="003B003B">
        <w:rPr>
          <w:lang w:val="en-US" w:eastAsia="en-US"/>
        </w:rPr>
        <w:t xml:space="preserve">iterable</w:t>
      </w:r>
      <w:proofErr w:type="spellEnd"/>
      <w:r w:rsidRPr="003B003B" w:rsidR="003B003B">
        <w:rPr>
          <w:lang w:val="en-US" w:eastAsia="en-US"/>
        </w:rPr>
        <w:t xml:space="preserve"> item. It allows the results that are completed to be processed </w:t>
      </w:r>
      <w:r w:rsidRPr="003B003B" w:rsidR="003B003B">
        <w:rPr>
          <w:lang w:val="en-US" w:eastAsia="en-US"/>
        </w:rPr>
        <w:t xml:space="preserve">immediately</w:t>
      </w:r>
      <w:r w:rsidRPr="003B003B" w:rsidR="003B003B">
        <w:rPr>
          <w:lang w:val="en-US" w:eastAsia="en-US"/>
        </w:rPr>
        <w:t xml:space="preserve"> in the next step, allowing for concurrency. Multiprocessing manager is a method that allows processes to share resources and run concurrently, bypassing the Global Interpreter Lock found in Python threads, which forces one native thread to run at a time. Due to python being an interpreted language, many of the </w:t>
      </w:r>
      <w:r w:rsidRPr="6FF3E893" w:rsidR="5BC71181">
        <w:rPr>
          <w:lang w:val="en-US" w:eastAsia="en-US"/>
        </w:rPr>
        <w:t>Linux</w:t>
      </w:r>
      <w:r w:rsidRPr="003B003B" w:rsidR="003B003B">
        <w:rPr>
          <w:lang w:val="en-US" w:eastAsia="en-US"/>
        </w:rPr>
        <w:t xml:space="preserve"> commands were not compatible with the program and thus the library </w:t>
      </w:r>
      <w:proofErr w:type="spellStart"/>
      <w:r w:rsidRPr="003B003B" w:rsidR="003B003B">
        <w:rPr>
          <w:lang w:val="en-US" w:eastAsia="en-US"/>
        </w:rPr>
        <w:t>psutil</w:t>
      </w:r>
      <w:proofErr w:type="spellEnd"/>
      <w:r w:rsidRPr="003B003B" w:rsidR="003B003B">
        <w:rPr>
          <w:lang w:val="en-US" w:eastAsia="en-US"/>
        </w:rPr>
        <w:t xml:space="preserve"> was used to capture a lot of the internal data, such as page faults, CPU time, Resident Set Size, Context Switches, etc. However</w:t>
      </w:r>
      <w:r w:rsidRPr="486D0FD4" w:rsidR="003B003B">
        <w:rPr>
          <w:lang w:val="en-US" w:eastAsia="en-US"/>
        </w:rPr>
        <w:t>,</w:t>
      </w:r>
      <w:r w:rsidRPr="003B003B" w:rsidR="003B003B">
        <w:rPr>
          <w:lang w:val="en-US" w:eastAsia="en-US"/>
        </w:rPr>
        <w:t xml:space="preserve"> </w:t>
      </w:r>
      <w:proofErr w:type="spellStart"/>
      <w:r w:rsidRPr="003B003B" w:rsidR="003B003B">
        <w:rPr>
          <w:lang w:val="en-US" w:eastAsia="en-US"/>
        </w:rPr>
        <w:t>psutil</w:t>
      </w:r>
      <w:proofErr w:type="spellEnd"/>
      <w:r w:rsidRPr="003B003B" w:rsidR="003B003B">
        <w:rPr>
          <w:lang w:val="en-US" w:eastAsia="en-US"/>
        </w:rPr>
        <w:t xml:space="preserve"> was limited to the data that it can capture across different OS’s. Windows allowed the most data while Linux and FreeBSD were limited. </w:t>
      </w:r>
      <w:r w:rsidRPr="7148AF3C" w:rsidR="7742ACEA">
        <w:rPr>
          <w:lang w:val="en-US" w:eastAsia="en-US"/>
        </w:rPr>
        <w:t xml:space="preserve">Windows timeit.exe and </w:t>
      </w:r>
      <w:r w:rsidRPr="716FEB42" w:rsidR="7742ACEA">
        <w:rPr>
          <w:lang w:val="en-US" w:eastAsia="en-US"/>
        </w:rPr>
        <w:t>Linux/</w:t>
      </w:r>
      <w:r w:rsidRPr="0373BB16" w:rsidR="7742ACEA">
        <w:rPr>
          <w:lang w:val="en-US" w:eastAsia="en-US"/>
        </w:rPr>
        <w:t xml:space="preserve">BSD </w:t>
      </w:r>
      <w:r w:rsidRPr="1C96C761" w:rsidR="7742ACEA">
        <w:rPr>
          <w:lang w:val="en-US" w:eastAsia="en-US"/>
        </w:rPr>
        <w:t xml:space="preserve">version of time were used </w:t>
      </w:r>
      <w:r w:rsidRPr="153293FA" w:rsidR="7742ACEA">
        <w:rPr>
          <w:lang w:val="en-US" w:eastAsia="en-US"/>
        </w:rPr>
        <w:t xml:space="preserve">to </w:t>
      </w:r>
      <w:r w:rsidRPr="1559D000" w:rsidR="7742ACEA">
        <w:rPr>
          <w:lang w:val="en-US" w:eastAsia="en-US"/>
        </w:rPr>
        <w:t xml:space="preserve">capture </w:t>
      </w:r>
      <w:r w:rsidRPr="1559D000" w:rsidR="7742ACEA">
        <w:rPr>
          <w:lang w:val="en-US" w:eastAsia="en-US"/>
        </w:rPr>
        <w:t xml:space="preserve">similar results</w:t>
      </w:r>
      <w:r w:rsidRPr="1559D000" w:rsidR="7742ACEA">
        <w:rPr>
          <w:lang w:val="en-US" w:eastAsia="en-US"/>
        </w:rPr>
        <w:t xml:space="preserve"> </w:t>
      </w:r>
      <w:r w:rsidRPr="0BC294FA" w:rsidR="7742ACEA">
        <w:rPr>
          <w:lang w:val="en-US" w:eastAsia="en-US"/>
        </w:rPr>
        <w:t xml:space="preserve">of the whole program </w:t>
      </w:r>
      <w:r w:rsidRPr="008F8993" w:rsidR="7742ACEA">
        <w:rPr>
          <w:lang w:val="en-US" w:eastAsia="en-US"/>
        </w:rPr>
        <w:t xml:space="preserve">and </w:t>
      </w:r>
      <w:proofErr w:type="spellStart"/>
      <w:r w:rsidRPr="008F8993" w:rsidR="7742ACEA">
        <w:rPr>
          <w:lang w:val="en-US" w:eastAsia="en-US"/>
        </w:rPr>
        <w:t>psutil</w:t>
      </w:r>
      <w:proofErr w:type="spellEnd"/>
      <w:r w:rsidRPr="008F8993" w:rsidR="7742ACEA">
        <w:rPr>
          <w:lang w:val="en-US" w:eastAsia="en-US"/>
        </w:rPr>
        <w:t xml:space="preserve"> was </w:t>
      </w:r>
      <w:r w:rsidRPr="79978920" w:rsidR="7742ACEA">
        <w:rPr>
          <w:lang w:val="en-US" w:eastAsia="en-US"/>
        </w:rPr>
        <w:t xml:space="preserve">used to track </w:t>
      </w:r>
      <w:r w:rsidRPr="0BC294FA" w:rsidR="7742ACEA">
        <w:rPr>
          <w:lang w:val="en-US" w:eastAsia="en-US"/>
        </w:rPr>
        <w:t xml:space="preserve">the </w:t>
      </w:r>
      <w:r w:rsidRPr="629A3B14" w:rsidR="7742ACEA">
        <w:rPr>
          <w:lang w:val="en-US" w:eastAsia="en-US"/>
        </w:rPr>
        <w:t>results inside of the program</w:t>
      </w:r>
      <w:r w:rsidRPr="3FFDAEAC" w:rsidR="7742ACEA">
        <w:rPr>
          <w:lang w:val="en-US" w:eastAsia="en-US"/>
        </w:rPr>
        <w:t xml:space="preserve">. </w:t>
      </w:r>
    </w:p>
    <w:p w:rsidR="50F159CE" w:rsidP="00A6352B" w:rsidRDefault="004E73BC" w14:paraId="3D633E56" w14:textId="05D8E381">
      <w:pPr>
        <w:pStyle w:val="Text"/>
        <w:ind w:firstLine="0"/>
        <w:rPr>
          <w:lang w:val="en-US" w:eastAsia="en-US"/>
        </w:rPr>
      </w:pPr>
      <w:r>
        <w:rPr>
          <w:lang w:val="en-US" w:eastAsia="en-US"/>
        </w:rPr>
        <w:tab/>
      </w:r>
      <w:r w:rsidRPr="42F906BD" w:rsidR="42F906BD">
        <w:rPr>
          <w:lang w:val="en-US" w:eastAsia="en-US"/>
        </w:rPr>
        <w:t xml:space="preserve">The Python multiprocessing style guide recommends </w:t>
      </w:r>
      <w:r w:rsidRPr="42F906BD" w:rsidR="42F906BD">
        <w:rPr>
          <w:lang w:val="en-US" w:eastAsia="en-US"/>
        </w:rPr>
        <w:t xml:space="preserve">placing</w:t>
      </w:r>
      <w:r w:rsidRPr="42F906BD" w:rsidR="42F906BD">
        <w:rPr>
          <w:lang w:val="en-US" w:eastAsia="en-US"/>
        </w:rPr>
        <w:t xml:space="preserve"> the multiprocessing code inside the __name__ == '__main__' </w:t>
      </w:r>
      <w:r w:rsidRPr="7AB2B159" w:rsidR="7AB2B159">
        <w:rPr>
          <w:lang w:val="en-US" w:eastAsia="en-US"/>
        </w:rPr>
        <w:t xml:space="preserve">instead of a regular </w:t>
      </w:r>
      <w:proofErr w:type="gramStart"/>
      <w:r w:rsidRPr="7AB2B159" w:rsidR="7AB2B159">
        <w:rPr>
          <w:lang w:val="en-US" w:eastAsia="en-US"/>
        </w:rPr>
        <w:t>main(</w:t>
      </w:r>
      <w:proofErr w:type="gramEnd"/>
      <w:r w:rsidRPr="7AB2B159" w:rsidR="7AB2B159">
        <w:rPr>
          <w:lang w:val="en-US" w:eastAsia="en-US"/>
        </w:rPr>
        <w:t>) function.</w:t>
      </w:r>
      <w:r w:rsidRPr="42F906BD" w:rsidR="42F906BD">
        <w:rPr>
          <w:lang w:val="en-US" w:eastAsia="en-US"/>
        </w:rPr>
        <w:t xml:space="preserve"> This is due to the way the processes are created on Windows. The guard is to prevent the endless loop of process </w:t>
      </w:r>
      <w:r w:rsidRPr="5315B64C" w:rsidR="5315B64C">
        <w:rPr>
          <w:lang w:val="en-US" w:eastAsia="en-US"/>
        </w:rPr>
        <w:t>generations and to protect the script</w:t>
      </w:r>
      <w:r w:rsidR="00D70A80">
        <w:rPr>
          <w:lang w:val="en-US" w:eastAsia="en-US"/>
        </w:rPr>
        <w:t xml:space="preserve"> </w:t>
      </w:r>
      <w:sdt>
        <w:sdtPr>
          <w:id w:val="901945045"/>
          <w:placeholder>
            <w:docPart w:val="B0559C40407444C3962A41C206396A7C"/>
          </w:placeholder>
          <w:citation/>
        </w:sdtPr>
        <w:sdtContent>
          <w:r w:rsidR="008C7671">
            <w:fldChar w:fldCharType="begin"/>
          </w:r>
          <w:r w:rsidR="008C7671">
            <w:rPr>
              <w:lang w:val="en-US" w:eastAsia="en-US"/>
            </w:rPr>
            <w:instrText xml:space="preserve"> CITATION Pyt21 \l 1033 </w:instrText>
          </w:r>
          <w:r w:rsidR="008C7671">
            <w:fldChar w:fldCharType="separate"/>
          </w:r>
          <w:r w:rsidRPr="00C7400D" w:rsidR="00C7400D">
            <w:rPr>
              <w:noProof/>
              <w:lang w:val="en-US" w:eastAsia="en-US"/>
            </w:rPr>
            <w:t>[3]</w:t>
          </w:r>
          <w:r w:rsidR="008C7671">
            <w:fldChar w:fldCharType="end"/>
          </w:r>
        </w:sdtContent>
      </w:sdt>
      <w:r w:rsidRPr="5315B64C" w:rsidR="5315B64C">
        <w:rPr>
          <w:lang w:val="en-US" w:eastAsia="en-US"/>
        </w:rPr>
        <w:t xml:space="preserve">. </w:t>
      </w:r>
      <w:r w:rsidRPr="06B4E813" w:rsidR="5315B64C">
        <w:rPr>
          <w:lang w:val="en-US" w:eastAsia="en-US"/>
        </w:rPr>
        <w:t xml:space="preserve">A command line argument function was used to allow the user to dictate how many processes should be spawned. </w:t>
      </w:r>
      <w:r w:rsidR="0097449A">
        <w:rPr>
          <w:lang w:val="en-US" w:eastAsia="en-US"/>
        </w:rPr>
        <w:t xml:space="preserve">Next </w:t>
      </w:r>
      <w:r w:rsidR="002B734D">
        <w:rPr>
          <w:lang w:val="en-US" w:eastAsia="en-US"/>
        </w:rPr>
        <w:t xml:space="preserve">the </w:t>
      </w:r>
      <w:r w:rsidR="00836BAC">
        <w:rPr>
          <w:lang w:val="en-US" w:eastAsia="en-US"/>
        </w:rPr>
        <w:t>file of 1 million random numbers is read.</w:t>
      </w:r>
      <w:r w:rsidR="0054121F">
        <w:rPr>
          <w:lang w:val="en-US" w:eastAsia="en-US"/>
        </w:rPr>
        <w:t xml:space="preserve"> A normal unsplit merge sort was </w:t>
      </w:r>
      <w:r w:rsidR="0067275D">
        <w:rPr>
          <w:lang w:val="en-US" w:eastAsia="en-US"/>
        </w:rPr>
        <w:t>run</w:t>
      </w:r>
      <w:r w:rsidR="0054121F">
        <w:rPr>
          <w:lang w:val="en-US" w:eastAsia="en-US"/>
        </w:rPr>
        <w:t xml:space="preserve"> to guarantee that the merge sort and </w:t>
      </w:r>
      <w:r w:rsidR="004C2BE0">
        <w:rPr>
          <w:lang w:val="en-US" w:eastAsia="en-US"/>
        </w:rPr>
        <w:t xml:space="preserve">multiprocessor merge sort </w:t>
      </w:r>
      <w:r w:rsidR="00FC06D9">
        <w:rPr>
          <w:lang w:val="en-US" w:eastAsia="en-US"/>
        </w:rPr>
        <w:t>correctly</w:t>
      </w:r>
      <w:r w:rsidR="008C388B">
        <w:rPr>
          <w:lang w:val="en-US" w:eastAsia="en-US"/>
        </w:rPr>
        <w:t xml:space="preserve"> and that both arrays were equivalent.</w:t>
      </w:r>
      <w:r w:rsidR="00F4729B">
        <w:rPr>
          <w:lang w:val="en-US" w:eastAsia="en-US"/>
        </w:rPr>
        <w:t xml:space="preserve"> </w:t>
      </w:r>
      <w:r w:rsidR="00706D2A">
        <w:rPr>
          <w:lang w:val="en-US" w:eastAsia="en-US"/>
        </w:rPr>
        <w:t>The program then uses the number that the user entered to create th</w:t>
      </w:r>
      <w:r w:rsidR="001C1097">
        <w:rPr>
          <w:lang w:val="en-US" w:eastAsia="en-US"/>
        </w:rPr>
        <w:t xml:space="preserve">at many number of processes. The </w:t>
      </w:r>
      <w:r w:rsidR="00C07463">
        <w:rPr>
          <w:lang w:val="en-US" w:eastAsia="en-US"/>
        </w:rPr>
        <w:t>merge sort</w:t>
      </w:r>
      <w:r w:rsidR="008832F0">
        <w:rPr>
          <w:lang w:val="en-US" w:eastAsia="en-US"/>
        </w:rPr>
        <w:t xml:space="preserve"> array</w:t>
      </w:r>
      <w:r w:rsidR="00C07463">
        <w:rPr>
          <w:lang w:val="en-US" w:eastAsia="en-US"/>
        </w:rPr>
        <w:t xml:space="preserve"> is then split into that number of processes to ensure concurrency. </w:t>
      </w:r>
      <w:r w:rsidR="00A74E20">
        <w:rPr>
          <w:lang w:val="en-US" w:eastAsia="en-US"/>
        </w:rPr>
        <w:t xml:space="preserve">Each process takes a section of the merge sort and then sorts that section before merging it back together into the original array. </w:t>
      </w:r>
      <w:r w:rsidRPr="32A5690D" w:rsidR="00A74E20">
        <w:rPr>
          <w:lang w:val="en-US" w:eastAsia="en-US"/>
        </w:rPr>
        <w:t xml:space="preserve">A process pool function was used to </w:t>
      </w:r>
      <w:r w:rsidRPr="2160A3F6" w:rsidR="00A74E20">
        <w:rPr>
          <w:lang w:val="en-US" w:eastAsia="en-US"/>
        </w:rPr>
        <w:t>create a process block so</w:t>
      </w:r>
      <w:r w:rsidRPr="32A5690D" w:rsidR="00A74E20">
        <w:rPr>
          <w:lang w:val="en-US" w:eastAsia="en-US"/>
        </w:rPr>
        <w:t xml:space="preserve"> that all</w:t>
      </w:r>
      <w:r w:rsidRPr="1CA52C40" w:rsidR="00A74E20">
        <w:rPr>
          <w:lang w:val="en-US" w:eastAsia="en-US"/>
        </w:rPr>
        <w:t xml:space="preserve"> processes may run.</w:t>
      </w:r>
      <w:r w:rsidRPr="32A5690D" w:rsidR="00A74E20">
        <w:rPr>
          <w:lang w:val="en-US" w:eastAsia="en-US"/>
        </w:rPr>
        <w:t xml:space="preserve"> </w:t>
      </w:r>
      <w:proofErr w:type="spellStart"/>
      <w:r w:rsidRPr="2160A3F6" w:rsidR="00AA71C3">
        <w:rPr>
          <w:lang w:val="en-US" w:eastAsia="en-US"/>
        </w:rPr>
        <w:t>Psutils</w:t>
      </w:r>
      <w:proofErr w:type="spellEnd"/>
      <w:r w:rsidR="00AA71C3">
        <w:rPr>
          <w:lang w:val="en-US" w:eastAsia="en-US"/>
        </w:rPr>
        <w:t xml:space="preserve"> was used to </w:t>
      </w:r>
      <w:r w:rsidR="00AA71C3">
        <w:rPr>
          <w:lang w:val="en-US" w:eastAsia="en-US"/>
        </w:rPr>
        <w:t xml:space="preserve">observe</w:t>
      </w:r>
      <w:r w:rsidR="00AA71C3">
        <w:rPr>
          <w:lang w:val="en-US" w:eastAsia="en-US"/>
        </w:rPr>
        <w:t xml:space="preserve"> the </w:t>
      </w:r>
      <w:r w:rsidR="0069420C">
        <w:rPr>
          <w:lang w:val="en-US" w:eastAsia="en-US"/>
        </w:rPr>
        <w:t>output</w:t>
      </w:r>
      <w:r w:rsidR="00AA71C3">
        <w:rPr>
          <w:lang w:val="en-US" w:eastAsia="en-US"/>
        </w:rPr>
        <w:t xml:space="preserve"> of the </w:t>
      </w:r>
      <w:r w:rsidR="005B73D8">
        <w:rPr>
          <w:lang w:val="en-US" w:eastAsia="en-US"/>
        </w:rPr>
        <w:t>process time and comp</w:t>
      </w:r>
      <w:r w:rsidR="0058204E">
        <w:rPr>
          <w:lang w:val="en-US" w:eastAsia="en-US"/>
        </w:rPr>
        <w:t>letion</w:t>
      </w:r>
      <w:r w:rsidR="00986BBC">
        <w:rPr>
          <w:lang w:val="en-US" w:eastAsia="en-US"/>
        </w:rPr>
        <w:t xml:space="preserve">, but the </w:t>
      </w:r>
      <w:proofErr w:type="spellStart"/>
      <w:r w:rsidR="00986BBC">
        <w:rPr>
          <w:lang w:val="en-US" w:eastAsia="en-US"/>
        </w:rPr>
        <w:t>timeit</w:t>
      </w:r>
      <w:proofErr w:type="spellEnd"/>
      <w:r w:rsidR="00986BBC">
        <w:rPr>
          <w:lang w:val="en-US" w:eastAsia="en-US"/>
        </w:rPr>
        <w:t xml:space="preserve"> and time functions on Windows and Linux/BSD respectively were used to </w:t>
      </w:r>
      <w:proofErr w:type="gramStart"/>
      <w:r w:rsidR="00E8371F">
        <w:rPr>
          <w:lang w:val="en-US" w:eastAsia="en-US"/>
        </w:rPr>
        <w:t>actually measure</w:t>
      </w:r>
      <w:proofErr w:type="gramEnd"/>
      <w:r w:rsidR="00E8371F">
        <w:rPr>
          <w:lang w:val="en-US" w:eastAsia="en-US"/>
        </w:rPr>
        <w:t xml:space="preserve"> the entire process. </w:t>
      </w:r>
    </w:p>
    <w:p w:rsidR="0095603F" w:rsidP="0095603F" w:rsidRDefault="008C1AE6" w14:paraId="52D59888" w14:textId="7B4E7E90">
      <w:pPr>
        <w:pStyle w:val="Heading2"/>
      </w:pPr>
      <w:r>
        <w:t>Java</w:t>
      </w:r>
    </w:p>
    <w:p w:rsidR="004E73BC" w:rsidP="004E73BC" w:rsidRDefault="00724224" w14:paraId="436C431E" w14:textId="24550ECE">
      <w:pPr>
        <w:pStyle w:val="Text"/>
        <w:rPr>
          <w:lang w:val="en-US"/>
        </w:rPr>
      </w:pPr>
      <w:r>
        <w:rPr>
          <w:lang w:val="en-US"/>
        </w:rPr>
        <w:t xml:space="preserve">An Intel® Core™ </w:t>
      </w:r>
      <w:r w:rsidR="00B048C5">
        <w:rPr>
          <w:lang w:val="en-US"/>
        </w:rPr>
        <w:t xml:space="preserve">i7-6500U CPU </w:t>
      </w:r>
      <w:r w:rsidR="001D1F4B">
        <w:rPr>
          <w:lang w:val="en-US"/>
        </w:rPr>
        <w:t>2.5</w:t>
      </w:r>
      <w:r w:rsidR="00FE3697">
        <w:rPr>
          <w:lang w:val="en-US"/>
        </w:rPr>
        <w:t>GHz 2.59 GHz</w:t>
      </w:r>
      <w:r w:rsidR="00041563">
        <w:rPr>
          <w:lang w:val="en-US"/>
        </w:rPr>
        <w:t xml:space="preserve"> processor was used to implement the Java program</w:t>
      </w:r>
    </w:p>
    <w:p w:rsidR="00DA68B5" w:rsidP="00DA68B5" w:rsidRDefault="00581DAA" w14:paraId="4932781A" w14:textId="77777777">
      <w:pPr>
        <w:pStyle w:val="Text"/>
        <w:rPr>
          <w:lang w:val="en-US"/>
        </w:rPr>
      </w:pPr>
      <w:r>
        <w:rPr>
          <w:lang w:val="en-US"/>
        </w:rPr>
        <w:t>The main Java program takes in 1 param</w:t>
      </w:r>
      <w:r w:rsidR="006F3EB5">
        <w:rPr>
          <w:lang w:val="en-US"/>
        </w:rPr>
        <w:t>e</w:t>
      </w:r>
      <w:r>
        <w:rPr>
          <w:lang w:val="en-US"/>
        </w:rPr>
        <w:t xml:space="preserve">ter, the number of processes the user would like to generate. </w:t>
      </w:r>
    </w:p>
    <w:p w:rsidR="00E46FC8" w:rsidRDefault="001E63C0" w14:paraId="62D3D3BD" w14:textId="28715091">
      <w:pPr>
        <w:pStyle w:val="Text"/>
        <w:rPr>
          <w:lang w:val="en-US"/>
        </w:rPr>
      </w:pPr>
      <w:r w:rsidR="001E63C0">
        <w:rPr>
          <w:lang w:val="en-US"/>
        </w:rPr>
        <w:t xml:space="preserve">The Java Process Builder class was used to </w:t>
      </w:r>
      <w:proofErr w:type="gramStart"/>
      <w:r w:rsidR="001E63C0">
        <w:rPr>
          <w:lang w:val="en-US"/>
        </w:rPr>
        <w:t xml:space="preserve">generate </w:t>
      </w:r>
      <w:r w:rsidR="00526055">
        <w:rPr>
          <w:lang w:val="en-US"/>
        </w:rPr>
        <w:t xml:space="preserve">N</w:t>
      </w:r>
      <w:proofErr w:type="gramEnd"/>
      <w:r w:rsidR="00526055">
        <w:rPr>
          <w:lang w:val="en-US"/>
        </w:rPr>
        <w:t xml:space="preserve"> </w:t>
      </w:r>
      <w:r w:rsidR="001E63C0">
        <w:rPr>
          <w:lang w:val="en-US"/>
        </w:rPr>
        <w:t xml:space="preserve">new processes from within the main </w:t>
      </w:r>
      <w:r w:rsidR="00F02473">
        <w:rPr>
          <w:lang w:val="en-US"/>
        </w:rPr>
        <w:t xml:space="preserve">Java </w:t>
      </w:r>
      <w:r w:rsidR="001E63C0">
        <w:rPr>
          <w:lang w:val="en-US"/>
        </w:rPr>
        <w:t>program.</w:t>
      </w:r>
      <w:r w:rsidR="00E53B25">
        <w:rPr>
          <w:lang w:val="en-US"/>
        </w:rPr>
        <w:t xml:space="preserve"> This class </w:t>
      </w:r>
      <w:r w:rsidR="00E53B25">
        <w:rPr>
          <w:lang w:val="en-US"/>
        </w:rPr>
        <w:t xml:space="preserve">provides</w:t>
      </w:r>
      <w:r w:rsidR="00E53B25">
        <w:rPr>
          <w:lang w:val="en-US"/>
        </w:rPr>
        <w:t xml:space="preserve"> an interface to the developer to create and manage child processes from within a Java application.</w:t>
      </w:r>
      <w:sdt>
        <w:sdtPr>
          <w:id w:val="1395397315"/>
          <w:citation/>
          <w:placeholder>
            <w:docPart w:val="DefaultPlaceholder_1081868574"/>
          </w:placeholder>
        </w:sdtPr>
        <w:sdtContent>
          <w:r w:rsidRPr="0058600D" w:rsidR="00D05671">
            <w:fldChar w:fldCharType="begin"/>
          </w:r>
          <w:r w:rsidRPr="0058600D" w:rsidR="00D05671">
            <w:instrText xml:space="preserve"> CITATION Cla22 \l 1033 </w:instrText>
          </w:r>
          <w:r w:rsidRPr="0058600D" w:rsidR="00D05671">
            <w:fldChar w:fldCharType="separate"/>
          </w:r>
          <w:r w:rsidR="00C7400D">
            <w:rPr>
              <w:noProof/>
            </w:rPr>
            <w:t xml:space="preserve"> </w:t>
          </w:r>
          <w:r w:rsidRPr="00C7400D" w:rsidR="00C7400D">
            <w:rPr>
              <w:noProof/>
            </w:rPr>
            <w:t>[10]</w:t>
          </w:r>
          <w:r w:rsidRPr="0058600D" w:rsidR="00D05671">
            <w:fldChar w:fldCharType="end"/>
          </w:r>
        </w:sdtContent>
      </w:sdt>
      <w:r w:rsidR="001E63C0">
        <w:rPr>
          <w:lang w:val="en-US"/>
        </w:rPr>
        <w:t xml:space="preserve"> </w:t>
      </w:r>
      <w:r w:rsidR="00B0376F">
        <w:rPr>
          <w:lang w:val="en-US"/>
        </w:rPr>
        <w:t xml:space="preserve">The </w:t>
      </w:r>
      <w:proofErr w:type="gramStart"/>
      <w:r w:rsidR="00B0376F">
        <w:rPr>
          <w:lang w:val="en-US"/>
        </w:rPr>
        <w:t>command(</w:t>
      </w:r>
      <w:proofErr w:type="gramEnd"/>
      <w:r w:rsidR="00B0376F">
        <w:rPr>
          <w:lang w:val="en-US"/>
        </w:rPr>
        <w:t>) function</w:t>
      </w:r>
      <w:r w:rsidR="001627C3">
        <w:rPr>
          <w:lang w:val="en-US"/>
        </w:rPr>
        <w:t xml:space="preserve"> was called to specify the separate Sort.java </w:t>
      </w:r>
      <w:r w:rsidR="001E5803">
        <w:rPr>
          <w:lang w:val="en-US"/>
        </w:rPr>
        <w:t xml:space="preserve">file that each newly created process would run. </w:t>
      </w:r>
      <w:r w:rsidR="007C4FE9">
        <w:rPr>
          <w:lang w:val="en-US"/>
        </w:rPr>
        <w:t>The</w:t>
      </w:r>
      <w:r w:rsidR="001E5803">
        <w:rPr>
          <w:lang w:val="en-US"/>
        </w:rPr>
        <w:t>n each</w:t>
      </w:r>
      <w:r w:rsidR="007C4FE9">
        <w:rPr>
          <w:lang w:val="en-US"/>
        </w:rPr>
        <w:t xml:space="preserve"> process</w:t>
      </w:r>
      <w:r w:rsidR="001E5803">
        <w:rPr>
          <w:lang w:val="en-US"/>
        </w:rPr>
        <w:t xml:space="preserve"> was started using the </w:t>
      </w:r>
      <w:proofErr w:type="gramStart"/>
      <w:r w:rsidR="007C4FE9">
        <w:rPr>
          <w:lang w:val="en-US"/>
        </w:rPr>
        <w:t>start(</w:t>
      </w:r>
      <w:proofErr w:type="gramEnd"/>
      <w:r w:rsidR="007C4FE9">
        <w:rPr>
          <w:lang w:val="en-US"/>
        </w:rPr>
        <w:t>) method</w:t>
      </w:r>
      <w:r w:rsidR="001E5803">
        <w:rPr>
          <w:lang w:val="en-US"/>
        </w:rPr>
        <w:t xml:space="preserve">. </w:t>
      </w:r>
      <w:r w:rsidR="001B38E3">
        <w:rPr>
          <w:lang w:val="en-US"/>
        </w:rPr>
        <w:t xml:space="preserve">The Sort code would then call </w:t>
      </w:r>
      <w:proofErr w:type="spellStart"/>
      <w:r w:rsidR="001B38E3">
        <w:rPr>
          <w:lang w:val="en-US"/>
        </w:rPr>
        <w:t>MergeSort</w:t>
      </w:r>
      <w:proofErr w:type="spellEnd"/>
      <w:r w:rsidR="001B38E3">
        <w:rPr>
          <w:lang w:val="en-US"/>
        </w:rPr>
        <w:t xml:space="preserve"> on </w:t>
      </w:r>
      <w:r w:rsidR="00833FE5">
        <w:rPr>
          <w:lang w:val="en-US"/>
        </w:rPr>
        <w:t>an array of 1</w:t>
      </w:r>
      <w:r w:rsidR="00F86CB8">
        <w:rPr>
          <w:lang w:val="en-US"/>
        </w:rPr>
        <w:t>,000,000 random integers</w:t>
      </w:r>
      <w:r w:rsidR="00871C34">
        <w:rPr>
          <w:lang w:val="en-US"/>
        </w:rPr>
        <w:t xml:space="preserve">. </w:t>
      </w:r>
      <w:sdt>
        <w:sdtPr>
          <w:id w:val="1446663884"/>
          <w:citation/>
          <w:placeholder>
            <w:docPart w:val="DefaultPlaceholder_1081868574"/>
          </w:placeholder>
        </w:sdtPr>
        <w:sdtContent>
          <w:r w:rsidR="00FD71FD">
            <w:fldChar w:fldCharType="begin"/>
          </w:r>
          <w:r w:rsidR="00FD71FD">
            <w:rPr>
              <w:lang w:val="en-US"/>
            </w:rPr>
            <w:instrText xml:space="preserve"> CITATION Mer17 \l 1033 </w:instrText>
          </w:r>
          <w:r w:rsidR="00FD71FD">
            <w:fldChar w:fldCharType="separate"/>
          </w:r>
          <w:r w:rsidRPr="00C7400D" w:rsidR="00C7400D">
            <w:rPr>
              <w:noProof/>
              <w:lang w:val="en-US"/>
            </w:rPr>
            <w:t>[11]</w:t>
          </w:r>
          <w:r w:rsidR="00FD71FD">
            <w:fldChar w:fldCharType="end"/>
          </w:r>
        </w:sdtContent>
      </w:sdt>
      <w:r w:rsidR="00DF0A9B">
        <w:rPr>
          <w:lang w:val="en-US"/>
        </w:rPr>
        <w:t xml:space="preserve"> </w:t>
      </w:r>
      <w:r w:rsidR="00C80A77">
        <w:rPr>
          <w:lang w:val="en-US"/>
        </w:rPr>
        <w:t xml:space="preserve">In the Sort code that each process </w:t>
      </w:r>
      <w:r w:rsidR="00236DF1">
        <w:rPr>
          <w:lang w:val="en-US"/>
        </w:rPr>
        <w:t>runs, the Java Management Factory class was called to generate statisti</w:t>
      </w:r>
      <w:r w:rsidR="00D05E58">
        <w:rPr>
          <w:lang w:val="en-US"/>
        </w:rPr>
        <w:t xml:space="preserve">cs unique to the child process. </w:t>
      </w:r>
      <w:r w:rsidR="00CE2197">
        <w:rPr>
          <w:lang w:val="en-US"/>
        </w:rPr>
        <w:t xml:space="preserve">The Management </w:t>
      </w:r>
      <w:r w:rsidR="00C2485F">
        <w:rPr>
          <w:lang w:val="en-US"/>
        </w:rPr>
        <w:t>F</w:t>
      </w:r>
      <w:r w:rsidR="00CE2197">
        <w:rPr>
          <w:lang w:val="en-US"/>
        </w:rPr>
        <w:t>ac</w:t>
      </w:r>
      <w:r w:rsidR="00F01FAF">
        <w:rPr>
          <w:lang w:val="en-US"/>
        </w:rPr>
        <w:t>t</w:t>
      </w:r>
      <w:r w:rsidR="00CE2197">
        <w:rPr>
          <w:lang w:val="en-US"/>
        </w:rPr>
        <w:t>o</w:t>
      </w:r>
      <w:r w:rsidR="00F01FAF">
        <w:rPr>
          <w:lang w:val="en-US"/>
        </w:rPr>
        <w:t>r</w:t>
      </w:r>
      <w:r w:rsidR="00CE2197">
        <w:rPr>
          <w:lang w:val="en-US"/>
        </w:rPr>
        <w:t>y class manages</w:t>
      </w:r>
      <w:r w:rsidR="00295CB5">
        <w:rPr>
          <w:lang w:val="en-US"/>
        </w:rPr>
        <w:t xml:space="preserve"> </w:t>
      </w:r>
      <w:r w:rsidR="00CD0FA8">
        <w:rPr>
          <w:lang w:val="en-US"/>
        </w:rPr>
        <w:t xml:space="preserve">the instance of the process and </w:t>
      </w:r>
      <w:r w:rsidR="00CD0FA8">
        <w:rPr>
          <w:lang w:val="en-US"/>
        </w:rPr>
        <w:t xml:space="preserve">provides</w:t>
      </w:r>
      <w:r w:rsidR="00CD0FA8">
        <w:rPr>
          <w:lang w:val="en-US"/>
        </w:rPr>
        <w:t xml:space="preserve"> </w:t>
      </w:r>
      <w:r w:rsidR="006003CA">
        <w:rPr>
          <w:lang w:val="en-US"/>
        </w:rPr>
        <w:t xml:space="preserve">the amount of </w:t>
      </w:r>
      <w:r w:rsidR="00AF297A">
        <w:rPr>
          <w:lang w:val="en-US"/>
        </w:rPr>
        <w:t xml:space="preserve">physical </w:t>
      </w:r>
      <w:r w:rsidR="006003CA">
        <w:rPr>
          <w:lang w:val="en-US"/>
        </w:rPr>
        <w:t>memory used</w:t>
      </w:r>
      <w:r w:rsidR="00B642C7">
        <w:rPr>
          <w:lang w:val="en-US"/>
        </w:rPr>
        <w:t xml:space="preserve">, process </w:t>
      </w:r>
      <w:r w:rsidR="00927A88">
        <w:rPr>
          <w:lang w:val="en-US"/>
        </w:rPr>
        <w:t>execution</w:t>
      </w:r>
      <w:r w:rsidR="00B642C7">
        <w:rPr>
          <w:lang w:val="en-US"/>
        </w:rPr>
        <w:t xml:space="preserve"> time, </w:t>
      </w:r>
      <w:r w:rsidR="009B082A">
        <w:rPr>
          <w:lang w:val="en-US"/>
        </w:rPr>
        <w:t xml:space="preserve">CPU </w:t>
      </w:r>
      <w:r w:rsidR="00CC461F">
        <w:rPr>
          <w:lang w:val="en-US"/>
        </w:rPr>
        <w:t xml:space="preserve">use </w:t>
      </w:r>
      <w:r w:rsidR="00262AF3">
        <w:rPr>
          <w:lang w:val="en-US"/>
        </w:rPr>
        <w:t xml:space="preserve">as a percentage, </w:t>
      </w:r>
      <w:r w:rsidR="001E1C43">
        <w:rPr>
          <w:lang w:val="en-US"/>
        </w:rPr>
        <w:t xml:space="preserve">and </w:t>
      </w:r>
      <w:r w:rsidR="00850E05">
        <w:rPr>
          <w:lang w:val="en-US"/>
        </w:rPr>
        <w:t>total memory available to this process</w:t>
      </w:r>
      <w:r w:rsidR="001E1C43">
        <w:rPr>
          <w:lang w:val="en-US"/>
        </w:rPr>
        <w:t xml:space="preserve">. </w:t>
      </w:r>
      <w:r w:rsidR="00EA7546">
        <w:rPr>
          <w:lang w:val="en-US"/>
        </w:rPr>
        <w:t xml:space="preserve">Once the process completes the </w:t>
      </w:r>
      <w:proofErr w:type="gramStart"/>
      <w:r w:rsidR="00EA7546">
        <w:rPr>
          <w:lang w:val="en-US"/>
        </w:rPr>
        <w:t>sort</w:t>
      </w:r>
      <w:proofErr w:type="gramEnd"/>
      <w:r w:rsidR="00EA7546">
        <w:rPr>
          <w:lang w:val="en-US"/>
        </w:rPr>
        <w:t xml:space="preserve"> function, it would end, and </w:t>
      </w:r>
      <w:r w:rsidR="0014730C">
        <w:rPr>
          <w:lang w:val="en-US"/>
        </w:rPr>
        <w:t xml:space="preserve">control would return to the parent process. After all processes </w:t>
      </w:r>
      <w:r w:rsidR="0014730C">
        <w:rPr>
          <w:lang w:val="en-US"/>
        </w:rPr>
        <w:t xml:space="preserve">are finished</w:t>
      </w:r>
      <w:r w:rsidR="0014730C">
        <w:rPr>
          <w:lang w:val="en-US"/>
        </w:rPr>
        <w:t xml:space="preserve">, the main process would print statistics on the parent process execution time, memory use, and CPU use as a percentage. </w:t>
      </w:r>
      <w:r w:rsidR="00AB5D43">
        <w:rPr>
          <w:lang w:val="en-US"/>
        </w:rPr>
        <w:t xml:space="preserve">Java does offer built in synchronization </w:t>
      </w:r>
      <w:r w:rsidR="001E6CE5">
        <w:rPr>
          <w:lang w:val="en-US"/>
        </w:rPr>
        <w:t>techniques for concurrency, like locks, but locks were not covered in the scope of this project</w:t>
      </w:r>
      <w:r w:rsidR="00DB6FDF">
        <w:rPr>
          <w:lang w:val="en-US"/>
        </w:rPr>
        <w:t xml:space="preserve">, as the </w:t>
      </w:r>
      <w:r w:rsidR="002E5E4E">
        <w:rPr>
          <w:lang w:val="en-US"/>
        </w:rPr>
        <w:t>performance of each language was left to the operating system and underlying language functionality</w:t>
      </w:r>
      <w:r w:rsidR="001E6CE5">
        <w:rPr>
          <w:lang w:val="en-US"/>
        </w:rPr>
        <w:t xml:space="preserve">. </w:t>
      </w:r>
      <w:r w:rsidR="00631463">
        <w:rPr>
          <w:lang w:val="en-US"/>
        </w:rPr>
        <w:t xml:space="preserve">In addition to the </w:t>
      </w:r>
      <w:r w:rsidR="00B1532B">
        <w:rPr>
          <w:lang w:val="en-US"/>
        </w:rPr>
        <w:t xml:space="preserve">built in </w:t>
      </w:r>
      <w:r w:rsidDel="0067275D" w:rsidR="00912C7E">
        <w:rPr>
          <w:lang w:val="en-US"/>
        </w:rPr>
        <w:t>Java</w:t>
      </w:r>
      <w:r w:rsidR="0067275D">
        <w:rPr>
          <w:lang w:val="en-US"/>
        </w:rPr>
        <w:t xml:space="preserve"> process</w:t>
      </w:r>
      <w:r w:rsidR="007C2B87">
        <w:rPr>
          <w:lang w:val="en-US"/>
        </w:rPr>
        <w:t xml:space="preserve"> information</w:t>
      </w:r>
      <w:r w:rsidR="006078C4">
        <w:rPr>
          <w:lang w:val="en-US"/>
        </w:rPr>
        <w:t>, the Operati</w:t>
      </w:r>
      <w:r w:rsidR="007333C1">
        <w:rPr>
          <w:lang w:val="en-US"/>
        </w:rPr>
        <w:t>ng</w:t>
      </w:r>
      <w:r w:rsidR="006078C4">
        <w:rPr>
          <w:lang w:val="en-US"/>
        </w:rPr>
        <w:t xml:space="preserve"> System</w:t>
      </w:r>
      <w:r w:rsidR="007333C1">
        <w:rPr>
          <w:lang w:val="en-US"/>
        </w:rPr>
        <w:t xml:space="preserve"> specific</w:t>
      </w:r>
      <w:r w:rsidR="006078C4">
        <w:rPr>
          <w:lang w:val="en-US"/>
        </w:rPr>
        <w:t xml:space="preserve"> </w:t>
      </w:r>
      <w:proofErr w:type="spellStart"/>
      <w:r w:rsidR="006078C4">
        <w:rPr>
          <w:lang w:val="en-US"/>
        </w:rPr>
        <w:t>timeit</w:t>
      </w:r>
      <w:proofErr w:type="spellEnd"/>
      <w:r w:rsidR="006078C4">
        <w:rPr>
          <w:lang w:val="en-US"/>
        </w:rPr>
        <w:t xml:space="preserve"> and time commands were used to </w:t>
      </w:r>
      <w:r w:rsidR="006078C4">
        <w:rPr>
          <w:lang w:val="en-US"/>
        </w:rPr>
        <w:t xml:space="preserve">provide</w:t>
      </w:r>
      <w:r w:rsidR="006078C4">
        <w:rPr>
          <w:lang w:val="en-US"/>
        </w:rPr>
        <w:t xml:space="preserve"> system wide information on the main process</w:t>
      </w:r>
      <w:r w:rsidR="007B3042">
        <w:rPr>
          <w:lang w:val="en-US"/>
        </w:rPr>
        <w:t xml:space="preserve">, such as the total context switches, and page faults </w:t>
      </w:r>
      <w:r w:rsidR="00853267">
        <w:rPr>
          <w:lang w:val="en-US"/>
        </w:rPr>
        <w:t xml:space="preserve">that happened during the execution. </w:t>
      </w:r>
    </w:p>
    <w:p w:rsidR="00E46FC8" w:rsidP="00E46FC8" w:rsidRDefault="00E46FC8" w14:paraId="3DEBEA7E" w14:textId="238BDDDC">
      <w:pPr>
        <w:pStyle w:val="Heading2"/>
      </w:pPr>
      <w:r>
        <w:t>Go</w:t>
      </w:r>
    </w:p>
    <w:p w:rsidRPr="0044485D" w:rsidR="0044485D" w:rsidP="0044485D" w:rsidRDefault="0044485D" w14:paraId="61C53DB3" w14:textId="7BD236BA">
      <w:pPr>
        <w:pStyle w:val="Text"/>
        <w:rPr>
          <w:lang w:val="en-US" w:eastAsia="en-US"/>
        </w:rPr>
      </w:pPr>
      <w:r w:rsidRPr="0044485D">
        <w:rPr>
          <w:lang w:val="en-US" w:eastAsia="en-US"/>
        </w:rPr>
        <w:t xml:space="preserve">Go was created by Google. It was designed to be quick to write and easy to read (like Python) but also efficient to run (like C++). Go is a </w:t>
      </w:r>
      <w:r w:rsidRPr="0044485D" w:rsidDel="0067275D">
        <w:rPr>
          <w:lang w:val="en-US" w:eastAsia="en-US"/>
        </w:rPr>
        <w:t>statically</w:t>
      </w:r>
      <w:r w:rsidRPr="0044485D" w:rsidR="0067275D">
        <w:rPr>
          <w:lang w:val="en-US" w:eastAsia="en-US"/>
        </w:rPr>
        <w:t xml:space="preserve"> typed</w:t>
      </w:r>
      <w:r w:rsidRPr="0044485D">
        <w:rPr>
          <w:lang w:val="en-US" w:eastAsia="en-US"/>
        </w:rPr>
        <w:t xml:space="preserve">, compiled language like C++; however, unlike C++, its powerful compiler allows for it to be easily compiled across different platforms. For the purposes of this project, the same process-spawning code was run on all three platforms without any changes necessary. </w:t>
      </w:r>
      <w:r w:rsidR="00660537">
        <w:rPr>
          <w:lang w:val="en-US" w:eastAsia="en-US"/>
        </w:rPr>
        <w:t xml:space="preserve">The code was run on a machine with </w:t>
      </w:r>
      <w:r w:rsidRPr="00660537" w:rsidR="00660537">
        <w:rPr>
          <w:lang w:val="en-US" w:eastAsia="en-US"/>
        </w:rPr>
        <w:t>Intel</w:t>
      </w:r>
      <w:r w:rsidR="00660537">
        <w:rPr>
          <w:lang w:val="en-US" w:eastAsia="en-US"/>
        </w:rPr>
        <w:t xml:space="preserve">® </w:t>
      </w:r>
      <w:r w:rsidRPr="00660537" w:rsidR="00660537">
        <w:rPr>
          <w:lang w:val="en-US" w:eastAsia="en-US"/>
        </w:rPr>
        <w:t>Core</w:t>
      </w:r>
      <w:r w:rsidR="00660537">
        <w:rPr>
          <w:lang w:val="en-US" w:eastAsia="en-US"/>
        </w:rPr>
        <w:t>™</w:t>
      </w:r>
      <w:r w:rsidRPr="00660537" w:rsidR="00660537">
        <w:rPr>
          <w:lang w:val="en-US" w:eastAsia="en-US"/>
        </w:rPr>
        <w:t xml:space="preserve"> i5-8350U CPU @ 1.70 GHz 1896 </w:t>
      </w:r>
      <w:proofErr w:type="spellStart"/>
      <w:r w:rsidRPr="00660537" w:rsidR="00660537">
        <w:rPr>
          <w:lang w:val="en-US" w:eastAsia="en-US"/>
        </w:rPr>
        <w:t>Mhz</w:t>
      </w:r>
      <w:proofErr w:type="spellEnd"/>
      <w:r w:rsidR="00660537">
        <w:rPr>
          <w:lang w:val="en-US" w:eastAsia="en-US"/>
        </w:rPr>
        <w:t xml:space="preserve"> processors. </w:t>
      </w:r>
    </w:p>
    <w:p w:rsidRPr="0044485D" w:rsidR="0044485D" w:rsidP="0044485D" w:rsidRDefault="0044485D" w14:paraId="45DF3F74" w14:textId="58F5EAC0">
      <w:pPr>
        <w:pStyle w:val="Text"/>
        <w:rPr>
          <w:lang w:val="en-US" w:eastAsia="en-US"/>
        </w:rPr>
      </w:pPr>
      <w:r w:rsidRPr="14E50DD1">
        <w:rPr>
          <w:lang w:val="en-US" w:eastAsia="en-US"/>
        </w:rPr>
        <w:t xml:space="preserve">Go offers a powerful concurrency framework based </w:t>
      </w:r>
      <w:proofErr w:type="gramStart"/>
      <w:r w:rsidRPr="14E50DD1">
        <w:rPr>
          <w:lang w:val="en-US" w:eastAsia="en-US"/>
        </w:rPr>
        <w:t>off of</w:t>
      </w:r>
      <w:proofErr w:type="gramEnd"/>
      <w:r w:rsidRPr="14E50DD1">
        <w:rPr>
          <w:lang w:val="en-US" w:eastAsia="en-US"/>
        </w:rPr>
        <w:t xml:space="preserve"> “goroutines” that avoids spawning processes unless absolutely necessary. In order to force Go to spawn new processes (instead of lighter goroutines), the program made </w:t>
      </w:r>
      <w:proofErr w:type="gramStart"/>
      <w:r w:rsidRPr="14E50DD1">
        <w:rPr>
          <w:lang w:val="en-US" w:eastAsia="en-US"/>
        </w:rPr>
        <w:t>exec(</w:t>
      </w:r>
      <w:proofErr w:type="gramEnd"/>
      <w:r w:rsidRPr="14E50DD1">
        <w:rPr>
          <w:lang w:val="en-US" w:eastAsia="en-US"/>
        </w:rPr>
        <w:t xml:space="preserve">) calls to the operating system. </w:t>
      </w:r>
    </w:p>
    <w:p w:rsidR="0095603F" w:rsidP="00A6352B" w:rsidRDefault="0067275D" w14:paraId="49A716AB" w14:textId="7C323B71">
      <w:pPr>
        <w:pStyle w:val="Text"/>
      </w:pPr>
      <w:r w:rsidRPr="51AF695E" w:rsidR="0067275D">
        <w:rPr>
          <w:lang w:val="en-US" w:eastAsia="en-US"/>
        </w:rPr>
        <w:t>To</w:t>
      </w:r>
      <w:r w:rsidRPr="51AF695E" w:rsidR="0044485D">
        <w:rPr>
          <w:lang w:val="en-US" w:eastAsia="en-US"/>
        </w:rPr>
        <w:t xml:space="preserve"> obtain runtime metrics (such as CPU time and memory usage), a GitHub repository called “</w:t>
      </w:r>
      <w:proofErr w:type="spellStart"/>
      <w:r w:rsidRPr="51AF695E" w:rsidR="0044485D">
        <w:rPr>
          <w:lang w:val="en-US" w:eastAsia="en-US"/>
        </w:rPr>
        <w:t>gopsutil</w:t>
      </w:r>
      <w:proofErr w:type="spellEnd"/>
      <w:r w:rsidRPr="51AF695E" w:rsidR="0044485D">
        <w:rPr>
          <w:lang w:val="en-US" w:eastAsia="en-US"/>
        </w:rPr>
        <w:t xml:space="preserve">” was used. </w:t>
      </w:r>
      <w:proofErr w:type="spellStart"/>
      <w:r w:rsidRPr="51AF695E" w:rsidR="0044485D">
        <w:rPr>
          <w:lang w:val="en-US" w:eastAsia="en-US"/>
        </w:rPr>
        <w:t>Gopsutil</w:t>
      </w:r>
      <w:proofErr w:type="spellEnd"/>
      <w:r w:rsidRPr="51AF695E" w:rsidR="0044485D">
        <w:rPr>
          <w:lang w:val="en-US" w:eastAsia="en-US"/>
        </w:rPr>
        <w:t xml:space="preserve"> was created by a user named </w:t>
      </w:r>
      <w:r w:rsidRPr="51AF695E" w:rsidR="0044485D">
        <w:rPr>
          <w:lang w:val="en-US" w:eastAsia="en-US"/>
        </w:rPr>
        <w:t>Shirou</w:t>
      </w:r>
      <w:r w:rsidRPr="51AF695E" w:rsidR="0044485D">
        <w:rPr>
          <w:lang w:val="en-US" w:eastAsia="en-US"/>
        </w:rPr>
        <w:t xml:space="preserve"> and is </w:t>
      </w:r>
      <w:r w:rsidRPr="51AF695E" w:rsidR="0044485D">
        <w:rPr>
          <w:lang w:val="en-US" w:eastAsia="en-US"/>
        </w:rPr>
        <w:t>a</w:t>
      </w:r>
      <w:r w:rsidRPr="51AF695E" w:rsidR="0044485D">
        <w:rPr>
          <w:lang w:val="en-US" w:eastAsia="en-US"/>
        </w:rPr>
        <w:t xml:space="preserve"> port of Python’s </w:t>
      </w:r>
      <w:proofErr w:type="spellStart"/>
      <w:r w:rsidRPr="51AF695E" w:rsidR="0044485D">
        <w:rPr>
          <w:lang w:val="en-US" w:eastAsia="en-US"/>
        </w:rPr>
        <w:t>psutil</w:t>
      </w:r>
      <w:proofErr w:type="spellEnd"/>
      <w:r w:rsidRPr="51AF695E" w:rsidR="0044485D">
        <w:rPr>
          <w:lang w:val="en-US" w:eastAsia="en-US"/>
        </w:rPr>
        <w:t xml:space="preserve"> to Go.</w:t>
      </w:r>
      <w:r w:rsidRPr="51AF695E" w:rsidR="0044485D">
        <w:rPr>
          <w:lang w:val="en-US" w:eastAsia="en-US"/>
        </w:rPr>
        <w:t xml:space="preserve"> </w:t>
      </w:r>
      <w:proofErr w:type="spellStart"/>
      <w:r w:rsidRPr="51AF695E" w:rsidR="0044485D">
        <w:rPr>
          <w:lang w:val="en-US" w:eastAsia="en-US"/>
        </w:rPr>
        <w:t>Gopsutil</w:t>
      </w:r>
      <w:proofErr w:type="spellEnd"/>
      <w:r w:rsidRPr="51AF695E" w:rsidR="0044485D">
        <w:rPr>
          <w:lang w:val="en-US" w:eastAsia="en-US"/>
        </w:rPr>
        <w:t xml:space="preserve"> was compatible with all three operating systems, so it was used on all those three </w:t>
      </w:r>
      <w:r w:rsidRPr="51AF695E" w:rsidR="00E95FBD">
        <w:rPr>
          <w:lang w:val="en-US" w:eastAsia="en-US"/>
        </w:rPr>
        <w:t xml:space="preserve">to collect metrics. </w:t>
      </w:r>
    </w:p>
    <w:p w:rsidRPr="0018493F" w:rsidR="00B13AD2" w:rsidP="00A6352B" w:rsidRDefault="327DF4E1" w14:paraId="693B1BAD" w14:textId="34F2D306">
      <w:pPr>
        <w:pStyle w:val="Heading1"/>
        <w:spacing w:line="259" w:lineRule="auto"/>
        <w:rPr>
          <w:i/>
          <w:iCs/>
        </w:rPr>
      </w:pPr>
      <w:r>
        <w:t>Results</w:t>
      </w:r>
      <w:r w:rsidR="2F319FBC">
        <w:t xml:space="preserve"> &amp; Analysis</w:t>
      </w:r>
    </w:p>
    <w:p w:rsidR="007A663F" w:rsidP="007A663F" w:rsidRDefault="00ED11B4" w14:paraId="2D5D4177" w14:textId="72D9C888">
      <w:pPr>
        <w:pStyle w:val="Heading2"/>
      </w:pPr>
      <w:r>
        <w:t>General results</w:t>
      </w:r>
    </w:p>
    <w:p w:rsidR="486D0FD4" w:rsidP="005401CA" w:rsidRDefault="54229C4D" w14:paraId="5C9725BC" w14:textId="7F1706A0">
      <w:pPr>
        <w:pStyle w:val="Text"/>
      </w:pPr>
      <w:r w:rsidRPr="51AF695E" w:rsidR="54229C4D">
        <w:rPr>
          <w:lang w:val="en-US" w:eastAsia="en-US"/>
        </w:rPr>
        <w:t>Results</w:t>
      </w:r>
      <w:r w:rsidRPr="51AF695E" w:rsidR="486D0FD4">
        <w:rPr>
          <w:lang w:val="en-US" w:eastAsia="en-US"/>
        </w:rPr>
        <w:t xml:space="preserve"> were gathered from different computers with varying numbers of cores. </w:t>
      </w:r>
      <w:r w:rsidRPr="51AF695E" w:rsidR="486D0FD4">
        <w:rPr>
          <w:lang w:val="en-US" w:eastAsia="en-US"/>
        </w:rPr>
        <w:t>In order to</w:t>
      </w:r>
      <w:r w:rsidRPr="51AF695E" w:rsidR="486D0FD4">
        <w:rPr>
          <w:lang w:val="en-US" w:eastAsia="en-US"/>
        </w:rPr>
        <w:t xml:space="preserve"> standardize results, results were computed using spawned processes as a percentage of number of cores. For example, a user with four cores would first run their analysis using 4 spawned processes </w:t>
      </w:r>
      <w:r w:rsidRPr="51AF695E" w:rsidR="00376D52">
        <w:rPr>
          <w:lang w:val="en-US" w:eastAsia="en-US"/>
        </w:rPr>
        <w:t xml:space="preserve">which </w:t>
      </w:r>
      <w:r w:rsidRPr="51AF695E" w:rsidR="486D0FD4">
        <w:rPr>
          <w:lang w:val="en-US" w:eastAsia="en-US"/>
        </w:rPr>
        <w:t xml:space="preserve">equaled </w:t>
      </w:r>
      <w:r w:rsidRPr="51AF695E" w:rsidR="00376D52">
        <w:rPr>
          <w:lang w:val="en-US" w:eastAsia="en-US"/>
        </w:rPr>
        <w:t xml:space="preserve">100% of </w:t>
      </w:r>
      <w:r w:rsidRPr="51AF695E" w:rsidR="486D0FD4">
        <w:rPr>
          <w:lang w:val="en-US" w:eastAsia="en-US"/>
        </w:rPr>
        <w:t xml:space="preserve">the number of cores. That user would then double </w:t>
      </w:r>
      <w:r w:rsidRPr="51AF695E" w:rsidR="486D0FD4">
        <w:rPr>
          <w:lang w:val="en-US" w:eastAsia="en-US"/>
        </w:rPr>
        <w:t>the</w:t>
      </w:r>
      <w:r w:rsidRPr="51AF695E" w:rsidR="486D0FD4">
        <w:rPr>
          <w:lang w:val="en-US" w:eastAsia="en-US"/>
        </w:rPr>
        <w:t xml:space="preserve"> number of spawned processes to eight to get 200% </w:t>
      </w:r>
      <w:r w:rsidRPr="51AF695E" w:rsidR="005C6A21">
        <w:rPr>
          <w:lang w:val="en-US" w:eastAsia="en-US"/>
        </w:rPr>
        <w:t>use of</w:t>
      </w:r>
      <w:r w:rsidRPr="51AF695E" w:rsidR="486D0FD4">
        <w:rPr>
          <w:lang w:val="en-US" w:eastAsia="en-US"/>
        </w:rPr>
        <w:t xml:space="preserve"> the number of cores. A different user, say with 8 cores, would first spawn 8 processes to get the same percentage as the 4-core user and then 16 processes to get the same 200%. </w:t>
      </w:r>
      <w:r w:rsidRPr="51AF695E" w:rsidR="005E619C">
        <w:rPr>
          <w:lang w:val="en-US" w:eastAsia="en-US"/>
        </w:rPr>
        <w:t>Tables 1</w:t>
      </w:r>
      <w:r w:rsidRPr="51AF695E" w:rsidR="486D0FD4">
        <w:rPr>
          <w:lang w:val="en-US" w:eastAsia="en-US"/>
        </w:rPr>
        <w:t xml:space="preserve"> through </w:t>
      </w:r>
      <w:r w:rsidRPr="51AF695E" w:rsidR="005E619C">
        <w:rPr>
          <w:lang w:val="en-US" w:eastAsia="en-US"/>
        </w:rPr>
        <w:t xml:space="preserve">3 are </w:t>
      </w:r>
      <w:r w:rsidRPr="51AF695E" w:rsidR="005E619C">
        <w:rPr>
          <w:lang w:val="en-US" w:eastAsia="en-US"/>
        </w:rPr>
        <w:t xml:space="preserve">shown enlarged in Section </w:t>
      </w:r>
      <w:r w:rsidRPr="51AF695E" w:rsidR="005E619C">
        <w:rPr>
          <w:lang w:val="en-US" w:eastAsia="en-US"/>
        </w:rPr>
        <w:t xml:space="preserve">X Tables. They </w:t>
      </w:r>
      <w:r w:rsidRPr="51AF695E" w:rsidR="486D0FD4">
        <w:rPr>
          <w:lang w:val="en-US" w:eastAsia="en-US"/>
        </w:rPr>
        <w:t>show</w:t>
      </w:r>
      <w:r w:rsidRPr="51AF695E" w:rsidR="486D0FD4">
        <w:rPr>
          <w:lang w:val="en-US" w:eastAsia="en-US"/>
        </w:rPr>
        <w:t xml:space="preserve"> the raw data results for each operating system broken down by coding </w:t>
      </w:r>
      <w:r w:rsidRPr="51AF695E" w:rsidR="00045990">
        <w:rPr>
          <w:lang w:val="en-US" w:eastAsia="en-US"/>
        </w:rPr>
        <w:t>language</w:t>
      </w:r>
      <w:r w:rsidRPr="51AF695E" w:rsidR="486D0FD4">
        <w:rPr>
          <w:lang w:val="en-US" w:eastAsia="en-US"/>
        </w:rPr>
        <w:t xml:space="preserve"> and processes as percentages of cores. Section XI Graphs show the comparison of the different languages across different metrics. </w:t>
      </w:r>
    </w:p>
    <w:p w:rsidR="486D0FD4" w:rsidP="00F57503" w:rsidRDefault="7BE21214" w14:paraId="44A752A4" w14:textId="05F7E45D">
      <w:pPr>
        <w:pStyle w:val="Text"/>
        <w:rPr>
          <w:lang w:val="en-US"/>
        </w:rPr>
      </w:pPr>
      <w:r w:rsidR="7BE21214">
        <w:rPr/>
        <w:t xml:space="preserve">The metrics that were used to measure concurrent processes </w:t>
      </w:r>
      <w:r w:rsidR="60905DE5">
        <w:rPr/>
        <w:t xml:space="preserve">were </w:t>
      </w:r>
      <w:r w:rsidRPr="60905DE5" w:rsidR="00C35764">
        <w:rPr>
          <w:lang w:val="en-US"/>
        </w:rPr>
        <w:t>program</w:t>
      </w:r>
      <w:r w:rsidRPr="60905DE5" w:rsidR="00B733AF">
        <w:rPr>
          <w:lang w:val="en-US"/>
        </w:rPr>
        <w:t xml:space="preserve"> </w:t>
      </w:r>
      <w:r w:rsidRPr="60905DE5" w:rsidR="00C35764">
        <w:rPr>
          <w:lang w:val="en-US"/>
        </w:rPr>
        <w:t xml:space="preserve">execution </w:t>
      </w:r>
      <w:r w:rsidRPr="60905DE5" w:rsidR="00727751">
        <w:rPr>
          <w:lang w:val="en-US"/>
        </w:rPr>
        <w:t>completion time</w:t>
      </w:r>
      <w:r w:rsidRPr="0455974E" w:rsidR="00727751">
        <w:rPr>
          <w:lang w:val="en-US"/>
        </w:rPr>
        <w:t xml:space="preserve">, </w:t>
      </w:r>
      <w:r w:rsidRPr="0455974E" w:rsidR="00B733AF">
        <w:rPr>
          <w:lang w:val="en-US"/>
        </w:rPr>
        <w:t xml:space="preserve">CPU process time, percentage of CPU </w:t>
      </w:r>
      <w:r w:rsidRPr="0455974E" w:rsidR="00B733AF">
        <w:rPr>
          <w:lang w:val="en-US"/>
        </w:rPr>
        <w:t>utilization</w:t>
      </w:r>
      <w:r w:rsidRPr="0455974E" w:rsidR="00B733AF">
        <w:rPr>
          <w:lang w:val="en-US"/>
        </w:rPr>
        <w:t>,</w:t>
      </w:r>
      <w:r w:rsidRPr="2B791606" w:rsidR="00B733AF">
        <w:rPr>
          <w:lang w:val="en-US"/>
        </w:rPr>
        <w:t xml:space="preserve"> average system memory, number of context switches</w:t>
      </w:r>
      <w:r w:rsidR="009C5636">
        <w:rPr>
          <w:lang w:val="en-US"/>
        </w:rPr>
        <w:t xml:space="preserve"> </w:t>
      </w:r>
      <w:r w:rsidRPr="2B791606" w:rsidR="00B733AF">
        <w:rPr>
          <w:lang w:val="en-US"/>
        </w:rPr>
        <w:t xml:space="preserve">(voluntary and involuntary), max resident set size, page faults (major and minor if applicable), number of cores </w:t>
      </w:r>
      <w:r w:rsidRPr="1F322EE3" w:rsidR="00B733AF">
        <w:rPr>
          <w:lang w:val="en-US"/>
        </w:rPr>
        <w:t xml:space="preserve">and </w:t>
      </w:r>
      <w:r w:rsidRPr="401CD18E" w:rsidR="00B733AF">
        <w:rPr>
          <w:lang w:val="en-US"/>
        </w:rPr>
        <w:t>CPU</w:t>
      </w:r>
      <w:r w:rsidRPr="1F322EE3" w:rsidR="00B733AF">
        <w:rPr>
          <w:lang w:val="en-US"/>
        </w:rPr>
        <w:t xml:space="preserve"> type. </w:t>
      </w:r>
      <w:r w:rsidRPr="0B6EDF79" w:rsidR="00B733AF">
        <w:rPr>
          <w:lang w:val="en-US"/>
        </w:rPr>
        <w:t xml:space="preserve">Execution speed was a necessary metric to </w:t>
      </w:r>
      <w:r w:rsidRPr="0B6EDF79" w:rsidR="00B733AF">
        <w:rPr>
          <w:lang w:val="en-US"/>
        </w:rPr>
        <w:t xml:space="preserve">determine</w:t>
      </w:r>
      <w:r w:rsidRPr="0B6EDF79" w:rsidR="00B733AF">
        <w:rPr>
          <w:lang w:val="en-US"/>
        </w:rPr>
        <w:t xml:space="preserve"> how well each language performed </w:t>
      </w:r>
      <w:r w:rsidRPr="0CB54762" w:rsidR="00B733AF">
        <w:rPr>
          <w:lang w:val="en-US"/>
        </w:rPr>
        <w:t xml:space="preserve">on each operating system. </w:t>
      </w:r>
      <w:r w:rsidRPr="27C82AC5" w:rsidR="00B733AF">
        <w:rPr>
          <w:lang w:val="en-US"/>
        </w:rPr>
        <w:t xml:space="preserve">CPU process time is also a necessary metric to see how much time the CPU </w:t>
      </w:r>
      <w:r w:rsidRPr="5C239011" w:rsidR="00B733AF">
        <w:rPr>
          <w:lang w:val="en-US"/>
        </w:rPr>
        <w:t xml:space="preserve">was used for processing instructions. </w:t>
      </w:r>
      <w:r w:rsidRPr="57B3356D" w:rsidR="00B733AF">
        <w:rPr>
          <w:lang w:val="en-US"/>
        </w:rPr>
        <w:t xml:space="preserve">The average system memory measures the total memory obtained from the OS for </w:t>
      </w:r>
      <w:r w:rsidRPr="7C2998B9" w:rsidR="00B733AF">
        <w:rPr>
          <w:lang w:val="en-US"/>
        </w:rPr>
        <w:t xml:space="preserve">running the processes. </w:t>
      </w:r>
      <w:r w:rsidRPr="7A7DCD6B" w:rsidR="2B887433">
        <w:rPr>
          <w:lang w:val="en-US"/>
        </w:rPr>
        <w:t xml:space="preserve">Context switches </w:t>
      </w:r>
      <w:proofErr w:type="gramStart"/>
      <w:r w:rsidRPr="7A7DCD6B" w:rsidR="2B887433">
        <w:rPr>
          <w:lang w:val="en-US"/>
        </w:rPr>
        <w:t xml:space="preserve">is</w:t>
      </w:r>
      <w:proofErr w:type="gramEnd"/>
      <w:r w:rsidRPr="7A7DCD6B" w:rsidR="2B887433">
        <w:rPr>
          <w:lang w:val="en-US"/>
        </w:rPr>
        <w:t xml:space="preserve"> also </w:t>
      </w:r>
      <w:r w:rsidRPr="6324BDF3" w:rsidR="2B887433">
        <w:rPr>
          <w:lang w:val="en-US"/>
        </w:rPr>
        <w:t xml:space="preserve">an important measure of concurrency. Voluntary context switches means that a </w:t>
      </w:r>
      <w:r w:rsidRPr="7361B91C" w:rsidR="2B887433">
        <w:rPr>
          <w:lang w:val="en-US"/>
        </w:rPr>
        <w:t>process willingly</w:t>
      </w:r>
      <w:r w:rsidRPr="64B2AD7C" w:rsidR="2B887433">
        <w:rPr>
          <w:lang w:val="en-US"/>
        </w:rPr>
        <w:t xml:space="preserve"> gives up its space to another</w:t>
      </w:r>
      <w:r w:rsidRPr="7361B91C" w:rsidR="2B887433">
        <w:rPr>
          <w:lang w:val="en-US"/>
        </w:rPr>
        <w:t xml:space="preserve"> process and involuntary means that the system </w:t>
      </w:r>
      <w:r w:rsidRPr="1FC80CB8" w:rsidR="2B887433">
        <w:rPr>
          <w:lang w:val="en-US"/>
        </w:rPr>
        <w:t xml:space="preserve">scheduler </w:t>
      </w:r>
      <w:r w:rsidRPr="4C2E6053" w:rsidR="2B887433">
        <w:rPr>
          <w:lang w:val="en-US"/>
        </w:rPr>
        <w:t xml:space="preserve">actively suspends </w:t>
      </w:r>
      <w:r w:rsidRPr="58E5DA26" w:rsidR="2B887433">
        <w:rPr>
          <w:lang w:val="en-US"/>
        </w:rPr>
        <w:t xml:space="preserve">or saves </w:t>
      </w:r>
      <w:r w:rsidRPr="58E5DA26" w:rsidR="2B887433">
        <w:rPr>
          <w:lang w:val="en-US"/>
        </w:rPr>
        <w:t>the state</w:t>
      </w:r>
      <w:r w:rsidRPr="58E5DA26" w:rsidR="2B887433">
        <w:rPr>
          <w:lang w:val="en-US"/>
        </w:rPr>
        <w:t xml:space="preserve"> of a process</w:t>
      </w:r>
      <w:r w:rsidRPr="38D44E86" w:rsidR="2B887433">
        <w:rPr>
          <w:lang w:val="en-US"/>
        </w:rPr>
        <w:t xml:space="preserve"> </w:t>
      </w:r>
      <w:r w:rsidRPr="2C23C51F" w:rsidR="2B887433">
        <w:rPr>
          <w:lang w:val="en-US"/>
        </w:rPr>
        <w:t>before the process has completed.</w:t>
      </w:r>
      <w:r w:rsidRPr="64B2AD7C" w:rsidR="2B887433">
        <w:rPr>
          <w:lang w:val="en-US"/>
        </w:rPr>
        <w:t xml:space="preserve"> </w:t>
      </w:r>
      <w:r w:rsidRPr="64B2AD7C" w:rsidR="00B733AF">
        <w:rPr>
          <w:lang w:val="en-US"/>
        </w:rPr>
        <w:t>Max</w:t>
      </w:r>
      <w:r w:rsidRPr="7C2998B9" w:rsidR="00B733AF">
        <w:rPr>
          <w:lang w:val="en-US"/>
        </w:rPr>
        <w:t xml:space="preserve"> resident set size</w:t>
      </w:r>
      <w:r w:rsidR="007C078F">
        <w:rPr>
          <w:lang w:val="en-US"/>
        </w:rPr>
        <w:t xml:space="preserve"> </w:t>
      </w:r>
      <w:r w:rsidRPr="7C2998B9" w:rsidR="00B733AF">
        <w:rPr>
          <w:lang w:val="en-US"/>
        </w:rPr>
        <w:t xml:space="preserve">(RSS) </w:t>
      </w:r>
      <w:r w:rsidRPr="59E274C9" w:rsidR="00B733AF">
        <w:rPr>
          <w:lang w:val="en-US"/>
        </w:rPr>
        <w:t xml:space="preserve">is the total amount of physical memory </w:t>
      </w:r>
      <w:r w:rsidRPr="3B0DCFF5" w:rsidR="00B733AF">
        <w:rPr>
          <w:lang w:val="en-US"/>
        </w:rPr>
        <w:t xml:space="preserve">assigned to a process </w:t>
      </w:r>
      <w:r w:rsidRPr="5D2E4F57" w:rsidR="00B733AF">
        <w:rPr>
          <w:lang w:val="en-US"/>
        </w:rPr>
        <w:t xml:space="preserve">that is held in </w:t>
      </w:r>
      <w:r w:rsidRPr="57EB7A74" w:rsidR="00B733AF">
        <w:rPr>
          <w:lang w:val="en-US"/>
        </w:rPr>
        <w:t>main memory</w:t>
      </w:r>
      <w:r w:rsidR="007C078F">
        <w:rPr>
          <w:lang w:val="en-US"/>
        </w:rPr>
        <w:t xml:space="preserve"> </w:t>
      </w:r>
      <w:r w:rsidRPr="57EB7A74" w:rsidR="00B733AF">
        <w:rPr>
          <w:lang w:val="en-US"/>
        </w:rPr>
        <w:t xml:space="preserve">(RAM) </w:t>
      </w:r>
      <w:sdt>
        <w:sdtPr>
          <w:id w:val="-161481233"/>
          <w:placeholder>
            <w:docPart w:val="04DCFCD44B76418494F9D23811FFCC8B"/>
          </w:placeholder>
          <w:citation/>
        </w:sdtPr>
        <w:sdtContent>
          <w:r w:rsidR="00FB2332">
            <w:fldChar w:fldCharType="begin"/>
          </w:r>
          <w:r w:rsidR="00FB2332">
            <w:rPr>
              <w:lang w:val="en-US"/>
            </w:rPr>
            <w:instrText xml:space="preserve"> CITATION Wha20 \l 1033 </w:instrText>
          </w:r>
          <w:r w:rsidR="00FB2332">
            <w:fldChar w:fldCharType="separate"/>
          </w:r>
          <w:r w:rsidRPr="00C7400D" w:rsidR="00C7400D">
            <w:rPr>
              <w:noProof/>
              <w:lang w:val="en-US"/>
            </w:rPr>
            <w:t>[12]</w:t>
          </w:r>
          <w:r w:rsidR="00FB2332">
            <w:fldChar w:fldCharType="end"/>
          </w:r>
        </w:sdtContent>
      </w:sdt>
      <w:r w:rsidRPr="57EB7A74" w:rsidR="00B733AF">
        <w:rPr>
          <w:lang w:val="en-US"/>
        </w:rPr>
        <w:t>.</w:t>
      </w:r>
      <w:r w:rsidR="00A85166">
        <w:rPr>
          <w:lang w:val="en-US"/>
        </w:rPr>
        <w:t xml:space="preserve"> </w:t>
      </w:r>
      <w:r w:rsidRPr="3D9C4EFD" w:rsidR="00B733AF">
        <w:rPr>
          <w:lang w:val="en-US"/>
        </w:rPr>
        <w:t xml:space="preserve">Page faults occur when a program </w:t>
      </w:r>
      <w:r w:rsidRPr="17C35C76" w:rsidR="00B733AF">
        <w:rPr>
          <w:lang w:val="en-US"/>
        </w:rPr>
        <w:t>attempts</w:t>
      </w:r>
      <w:r w:rsidRPr="3D9C4EFD" w:rsidR="00B733AF">
        <w:rPr>
          <w:lang w:val="en-US"/>
        </w:rPr>
        <w:t xml:space="preserve"> to access data or code in the address </w:t>
      </w:r>
      <w:r w:rsidRPr="3D9C4EFD" w:rsidDel="0067275D" w:rsidR="00B733AF">
        <w:rPr>
          <w:lang w:val="en-US"/>
        </w:rPr>
        <w:t>space</w:t>
      </w:r>
      <w:r w:rsidRPr="3D9C4EFD" w:rsidR="0067275D">
        <w:rPr>
          <w:lang w:val="en-US"/>
        </w:rPr>
        <w:t>,</w:t>
      </w:r>
      <w:r w:rsidRPr="3D9C4EFD" w:rsidR="00B733AF">
        <w:rPr>
          <w:lang w:val="en-US"/>
        </w:rPr>
        <w:t xml:space="preserve"> but it is not currently </w:t>
      </w:r>
      <w:r w:rsidRPr="3D9C4EFD" w:rsidR="00B733AF">
        <w:rPr>
          <w:lang w:val="en-US"/>
        </w:rPr>
        <w:t xml:space="preserve">located</w:t>
      </w:r>
      <w:r w:rsidRPr="3D9C4EFD" w:rsidR="00B733AF">
        <w:rPr>
          <w:lang w:val="en-US"/>
        </w:rPr>
        <w:t xml:space="preserve"> in RAM</w:t>
      </w:r>
      <w:r w:rsidRPr="7EF1945A" w:rsidR="00B733AF">
        <w:rPr>
          <w:lang w:val="en-US"/>
        </w:rPr>
        <w:t xml:space="preserve">. </w:t>
      </w:r>
      <w:r w:rsidRPr="061987A7" w:rsidR="1A9C8414">
        <w:rPr>
          <w:lang w:val="en-US"/>
        </w:rPr>
        <w:t xml:space="preserve">Major faults occur when the required page is not in RAM and minor faults occur when the page is present but not properly mapped. </w:t>
      </w:r>
      <w:r w:rsidRPr="6A22BB61" w:rsidR="1A9C8414">
        <w:rPr>
          <w:lang w:val="en-US"/>
        </w:rPr>
        <w:t xml:space="preserve">The number of cores was an important necessity to stress the system and see if performance is hindered by over </w:t>
      </w:r>
      <w:proofErr w:type="gramStart"/>
      <w:r w:rsidRPr="6A22BB61" w:rsidR="1A9C8414">
        <w:rPr>
          <w:lang w:val="en-US"/>
        </w:rPr>
        <w:t xml:space="preserve">allocating</w:t>
      </w:r>
      <w:proofErr w:type="gramEnd"/>
      <w:r w:rsidRPr="6A22BB61" w:rsidR="1A9C8414">
        <w:rPr>
          <w:lang w:val="en-US"/>
        </w:rPr>
        <w:t xml:space="preserve"> processes to cores. </w:t>
      </w:r>
      <w:r w:rsidRPr="7CA13679" w:rsidR="1A9C8414">
        <w:rPr>
          <w:lang w:val="en-US"/>
        </w:rPr>
        <w:t xml:space="preserve">CPU type is also another metric to be </w:t>
      </w:r>
      <w:r w:rsidRPr="7CA13679" w:rsidDel="0067275D" w:rsidR="1A9C8414">
        <w:rPr>
          <w:lang w:val="en-US"/>
        </w:rPr>
        <w:t>considered</w:t>
      </w:r>
      <w:r w:rsidRPr="7CA13679" w:rsidR="0067275D">
        <w:rPr>
          <w:lang w:val="en-US"/>
        </w:rPr>
        <w:t xml:space="preserve"> since</w:t>
      </w:r>
      <w:r w:rsidRPr="7CA13679" w:rsidR="1A9C8414">
        <w:rPr>
          <w:lang w:val="en-US"/>
        </w:rPr>
        <w:t xml:space="preserve"> each CPU will have a different architecture and specifications but was not </w:t>
      </w:r>
      <w:r w:rsidRPr="6C500184" w:rsidR="1A9C8414">
        <w:rPr>
          <w:lang w:val="en-US"/>
        </w:rPr>
        <w:t>explored within the scope of this project.</w:t>
      </w:r>
      <w:r w:rsidRPr="37EDA31D" w:rsidR="1A9C8414">
        <w:rPr>
          <w:lang w:val="en-US"/>
        </w:rPr>
        <w:t xml:space="preserve"> </w:t>
      </w:r>
      <w:r w:rsidRPr="12414971" w:rsidR="1A9C8414">
        <w:rPr>
          <w:lang w:val="en-US"/>
        </w:rPr>
        <w:t xml:space="preserve">Each of the individual performance of the language will be explained in further </w:t>
      </w:r>
      <w:r w:rsidRPr="2CCB093F" w:rsidR="1A9C8414">
        <w:rPr>
          <w:lang w:val="en-US"/>
        </w:rPr>
        <w:t xml:space="preserve">detail below. </w:t>
      </w:r>
    </w:p>
    <w:p w:rsidR="7910FA43" w:rsidP="00A6352B" w:rsidRDefault="18509DCC" w14:paraId="6CD77AB0" w14:textId="77590428">
      <w:pPr>
        <w:pStyle w:val="Heading2"/>
      </w:pPr>
      <w:r>
        <w:t>C++</w:t>
      </w:r>
      <w:r w:rsidR="00D94737">
        <w:t xml:space="preserve"> Results</w:t>
      </w:r>
    </w:p>
    <w:p w:rsidR="3E1BE9DA" w:rsidP="0072229E" w:rsidRDefault="479BDC4D" w14:paraId="48C998DF" w14:textId="2262CF51">
      <w:pPr>
        <w:pStyle w:val="Text"/>
      </w:pPr>
      <w:r>
        <w:t xml:space="preserve">C++ code performed in a predictable manner across Linux and FreeBSD and also in line with the majority of the languages when applied to those operating systems. </w:t>
      </w:r>
      <w:r w:rsidR="69B23C09">
        <w:t>Context switches increased and total wall time (process start time to process finish time)</w:t>
      </w:r>
      <w:r w:rsidR="29C9D052">
        <w:t xml:space="preserve"> </w:t>
      </w:r>
      <w:r w:rsidR="69B23C09">
        <w:t>halved</w:t>
      </w:r>
      <w:r w:rsidR="7CFE3A2D">
        <w:t xml:space="preserve"> </w:t>
      </w:r>
      <w:r w:rsidR="69B23C09">
        <w:t>as the number of processes doubled, which was expected. An interesting statistic was the number of major page faults. There were more page faults at the first run of the program than later runs of the program probably because the data with the correct page wasn’t loaded yet for the first run, but by the second run it was already available, which creates some bias favoring later runs. However</w:t>
      </w:r>
      <w:r>
        <w:t xml:space="preserve">, C++ execution time was significantly higher in Windows10 from both an absolute perspective and relative perspective when compared to the other languages. The most significant factor that probably contributed to this was the compiler rather than the operating system used. Both FreeBSD and Ubuntu Linux come with the g++ compiler pre-installed. Windows10 doesn’t come with a pre-installed compiler. Microsoft’s Visual Studio (which was used in all three operating systems to write the code) Code’s webpage recommends installing the clang compiler for C++ compilation on Windows so that was what we used. C++ is available for windows, but it needs to be downloaded from a third-party website, </w:t>
      </w:r>
      <w:hyperlink r:id="rId16">
        <w:r w:rsidRPr="3E1BE9DA">
          <w:rPr>
            <w:rStyle w:val="Hyperlink"/>
          </w:rPr>
          <w:t>www.MSYS2.org</w:t>
        </w:r>
      </w:hyperlink>
      <w:r>
        <w:t xml:space="preserve">, but downloading from third parties introduces unverified sources and security risks. </w:t>
      </w:r>
    </w:p>
    <w:p w:rsidRPr="004B7920" w:rsidR="00526A92" w:rsidP="004B7920" w:rsidRDefault="00711D2D" w14:paraId="67BF5C9E" w14:textId="2E3251E8">
      <w:pPr>
        <w:pStyle w:val="Heading2"/>
      </w:pPr>
      <w:r>
        <w:t>Python</w:t>
      </w:r>
      <w:r w:rsidR="00D94737">
        <w:t xml:space="preserve"> Results</w:t>
      </w:r>
    </w:p>
    <w:p w:rsidRPr="00526A92" w:rsidR="00526A92" w:rsidP="00526A92" w:rsidRDefault="2B5CFFAE" w14:paraId="467D8BC3" w14:textId="1CA1DE45">
      <w:pPr>
        <w:pStyle w:val="Text"/>
        <w:rPr>
          <w:lang w:val="en-US" w:eastAsia="en-US"/>
        </w:rPr>
      </w:pPr>
      <w:r w:rsidRPr="51AF695E" w:rsidR="2B5CFFAE">
        <w:rPr>
          <w:lang w:val="en-US" w:eastAsia="en-US"/>
        </w:rPr>
        <w:t xml:space="preserve">Python performed surprisingly well. It was expected that python would be one of the worst performers </w:t>
      </w:r>
      <w:proofErr w:type="gramStart"/>
      <w:r w:rsidRPr="51AF695E" w:rsidR="2B5CFFAE">
        <w:rPr>
          <w:lang w:val="en-US" w:eastAsia="en-US"/>
        </w:rPr>
        <w:t>due to the fact that</w:t>
      </w:r>
      <w:proofErr w:type="gramEnd"/>
      <w:r w:rsidRPr="51AF695E" w:rsidR="2B5CFFAE">
        <w:rPr>
          <w:lang w:val="en-US" w:eastAsia="en-US"/>
        </w:rPr>
        <w:t xml:space="preserve"> it is an interpreted language. The few things that stood out were that Python consistently </w:t>
      </w:r>
      <w:r w:rsidRPr="51AF695E" w:rsidR="2B5CFFAE">
        <w:rPr>
          <w:lang w:val="en-US" w:eastAsia="en-US"/>
        </w:rPr>
        <w:t>utilized</w:t>
      </w:r>
      <w:r w:rsidRPr="51AF695E" w:rsidR="2B5CFFAE">
        <w:rPr>
          <w:lang w:val="en-US" w:eastAsia="en-US"/>
        </w:rPr>
        <w:t xml:space="preserve"> 100% of the CPU across all three operating systems</w:t>
      </w:r>
      <w:r w:rsidRPr="51AF695E" w:rsidR="694963E7">
        <w:rPr>
          <w:lang w:val="en-US" w:eastAsia="en-US"/>
        </w:rPr>
        <w:t xml:space="preserve">. That is due to the multiprocessor library that was used in the code. The multiprocessor library spawns multiple interpreters for each of the number of processors that the user </w:t>
      </w:r>
      <w:proofErr w:type="gramStart"/>
      <w:r w:rsidRPr="51AF695E" w:rsidR="694963E7">
        <w:rPr>
          <w:lang w:val="en-US" w:eastAsia="en-US"/>
        </w:rPr>
        <w:t>inputted</w:t>
      </w:r>
      <w:proofErr w:type="gramEnd"/>
      <w:r w:rsidRPr="51AF695E" w:rsidR="694963E7">
        <w:rPr>
          <w:lang w:val="en-US" w:eastAsia="en-US"/>
        </w:rPr>
        <w:t xml:space="preserve">. This monopolizes the CPU. In Ubuntu Linux, Python had the highest minor page faults and no major page faults. This is </w:t>
      </w:r>
      <w:r w:rsidRPr="51AF695E" w:rsidR="694963E7">
        <w:rPr>
          <w:lang w:val="en-US" w:eastAsia="en-US"/>
        </w:rPr>
        <w:t xml:space="preserve">probably </w:t>
      </w:r>
      <w:r w:rsidRPr="51AF695E" w:rsidR="0067275D">
        <w:rPr>
          <w:lang w:val="en-US" w:eastAsia="en-US"/>
        </w:rPr>
        <w:t>since</w:t>
      </w:r>
      <w:r w:rsidRPr="51AF695E" w:rsidR="694963E7">
        <w:rPr>
          <w:lang w:val="en-US" w:eastAsia="en-US"/>
        </w:rPr>
        <w:t xml:space="preserve"> python </w:t>
      </w:r>
      <w:r w:rsidRPr="51AF695E" w:rsidR="00D66718">
        <w:rPr>
          <w:lang w:val="en-US" w:eastAsia="en-US"/>
        </w:rPr>
        <w:t xml:space="preserve">is running concurrently, it is looking for </w:t>
      </w:r>
      <w:r w:rsidRPr="51AF695E" w:rsidR="001C56FE">
        <w:rPr>
          <w:lang w:val="en-US" w:eastAsia="en-US"/>
        </w:rPr>
        <w:t>similar memory</w:t>
      </w:r>
      <w:r w:rsidRPr="51AF695E" w:rsidR="0058545B">
        <w:rPr>
          <w:lang w:val="en-US" w:eastAsia="en-US"/>
        </w:rPr>
        <w:t xml:space="preserve"> in spatial locality.</w:t>
      </w:r>
      <w:r w:rsidRPr="51AF695E" w:rsidR="694963E7">
        <w:rPr>
          <w:lang w:val="en-US" w:eastAsia="en-US"/>
        </w:rPr>
        <w:t xml:space="preserve"> </w:t>
      </w:r>
      <w:r w:rsidRPr="51AF695E" w:rsidR="5438E81C">
        <w:rPr>
          <w:lang w:val="en-US" w:eastAsia="en-US"/>
        </w:rPr>
        <w:t xml:space="preserve">In FreeBSD, it had similar execution time and CPU time, which showed that the code was the most efficient on FreeBSD. It also had one of the highest involuntary context switches as the system was stressed up to 400% as well as the highest number of page faults. Page faults can increase as the number of concurrent processes exist and the number of context switches occur. </w:t>
      </w:r>
      <w:r w:rsidRPr="51AF695E" w:rsidR="18C4995A">
        <w:rPr>
          <w:lang w:val="en-US" w:eastAsia="en-US"/>
        </w:rPr>
        <w:t xml:space="preserve">A context switch is when a CPU process switches from one task to another. One process saves state and then becomes suspended by the CPU and another process executes. That process is running a similar program but needs a different type of memory bit access, this causes an increase in page faults. As the number of processes </w:t>
      </w:r>
      <w:r w:rsidRPr="51AF695E" w:rsidR="18C4995A">
        <w:rPr>
          <w:lang w:val="en-US" w:eastAsia="en-US"/>
        </w:rPr>
        <w:t>increases</w:t>
      </w:r>
      <w:r w:rsidRPr="51AF695E" w:rsidR="18C4995A">
        <w:rPr>
          <w:lang w:val="en-US" w:eastAsia="en-US"/>
        </w:rPr>
        <w:t xml:space="preserve">, the number of page faults and context switches should also increase. </w:t>
      </w:r>
      <w:r w:rsidRPr="51AF695E" w:rsidR="7EA1EA81">
        <w:rPr>
          <w:lang w:val="en-US" w:eastAsia="en-US"/>
        </w:rPr>
        <w:t xml:space="preserve">In </w:t>
      </w:r>
      <w:r w:rsidRPr="51AF695E" w:rsidR="6D23CF0C">
        <w:rPr>
          <w:lang w:val="en-US" w:eastAsia="en-US"/>
        </w:rPr>
        <w:t xml:space="preserve">Windows, Python had </w:t>
      </w:r>
      <w:r w:rsidRPr="51AF695E" w:rsidR="5ECC00C4">
        <w:rPr>
          <w:lang w:val="en-US" w:eastAsia="en-US"/>
        </w:rPr>
        <w:t xml:space="preserve">a </w:t>
      </w:r>
      <w:r w:rsidRPr="51AF695E" w:rsidR="6D23CF0C">
        <w:rPr>
          <w:lang w:val="en-US" w:eastAsia="en-US"/>
        </w:rPr>
        <w:t>considerably high</w:t>
      </w:r>
      <w:r w:rsidRPr="51AF695E" w:rsidR="6D23CF0C">
        <w:rPr>
          <w:lang w:val="en-US" w:eastAsia="en-US"/>
        </w:rPr>
        <w:t xml:space="preserve"> execution time, but </w:t>
      </w:r>
      <w:r w:rsidRPr="51AF695E" w:rsidR="0067275D">
        <w:rPr>
          <w:lang w:val="en-US" w:eastAsia="en-US"/>
        </w:rPr>
        <w:t>its</w:t>
      </w:r>
      <w:r w:rsidRPr="51AF695E" w:rsidR="6D23CF0C">
        <w:rPr>
          <w:lang w:val="en-US" w:eastAsia="en-US"/>
        </w:rPr>
        <w:t xml:space="preserve"> CPU time was on par with the other languages. </w:t>
      </w:r>
      <w:r w:rsidRPr="51AF695E" w:rsidR="1B4E9501">
        <w:rPr>
          <w:lang w:val="en-US" w:eastAsia="en-US"/>
        </w:rPr>
        <w:t xml:space="preserve">This might be due to the high overhead when the user running the program has a lot of background </w:t>
      </w:r>
      <w:r w:rsidRPr="51AF695E" w:rsidR="7321FD24">
        <w:rPr>
          <w:lang w:val="en-US" w:eastAsia="en-US"/>
        </w:rPr>
        <w:t xml:space="preserve">processes. </w:t>
      </w:r>
      <w:r w:rsidRPr="51AF695E" w:rsidR="6CE07C44">
        <w:rPr>
          <w:lang w:val="en-US" w:eastAsia="en-US"/>
        </w:rPr>
        <w:t xml:space="preserve">It also had the highest </w:t>
      </w:r>
      <w:r w:rsidRPr="51AF695E" w:rsidR="688FBCB0">
        <w:rPr>
          <w:lang w:val="en-US" w:eastAsia="en-US"/>
        </w:rPr>
        <w:t xml:space="preserve">average system </w:t>
      </w:r>
      <w:r w:rsidRPr="51AF695E" w:rsidR="63020E01">
        <w:rPr>
          <w:lang w:val="en-US" w:eastAsia="en-US"/>
        </w:rPr>
        <w:t xml:space="preserve">memory </w:t>
      </w:r>
      <w:r w:rsidRPr="51AF695E" w:rsidR="01F3FC7F">
        <w:rPr>
          <w:lang w:val="en-US" w:eastAsia="en-US"/>
        </w:rPr>
        <w:t xml:space="preserve">and almost the lowest </w:t>
      </w:r>
      <w:r w:rsidRPr="51AF695E" w:rsidR="3DE3460E">
        <w:rPr>
          <w:lang w:val="en-US" w:eastAsia="en-US"/>
        </w:rPr>
        <w:t>number of page faults</w:t>
      </w:r>
    </w:p>
    <w:p w:rsidR="007372CB" w:rsidP="007372CB" w:rsidRDefault="00711D2D" w14:paraId="179C5CD0" w14:textId="2384B720">
      <w:pPr>
        <w:pStyle w:val="Heading2"/>
      </w:pPr>
      <w:r>
        <w:t>Java</w:t>
      </w:r>
      <w:r w:rsidR="00D94737">
        <w:t xml:space="preserve"> Results</w:t>
      </w:r>
    </w:p>
    <w:p w:rsidR="009315DF" w:rsidRDefault="001C101C" w14:paraId="30B09AB3" w14:textId="77777777">
      <w:pPr>
        <w:pStyle w:val="Text"/>
        <w:rPr>
          <w:lang w:val="en-US" w:eastAsia="en-US"/>
        </w:rPr>
      </w:pPr>
      <w:r>
        <w:rPr>
          <w:lang w:val="en-US" w:eastAsia="en-US"/>
        </w:rPr>
        <w:t>Java</w:t>
      </w:r>
      <w:r w:rsidR="00683115">
        <w:rPr>
          <w:lang w:val="en-US" w:eastAsia="en-US"/>
        </w:rPr>
        <w:t>'s</w:t>
      </w:r>
      <w:r>
        <w:rPr>
          <w:lang w:val="en-US" w:eastAsia="en-US"/>
        </w:rPr>
        <w:t xml:space="preserve"> execution time was </w:t>
      </w:r>
      <w:r w:rsidR="00683115">
        <w:rPr>
          <w:lang w:val="en-US" w:eastAsia="en-US"/>
        </w:rPr>
        <w:t>the highest across all languages on</w:t>
      </w:r>
      <w:r>
        <w:rPr>
          <w:lang w:val="en-US" w:eastAsia="en-US"/>
        </w:rPr>
        <w:t xml:space="preserve"> both the Linux and FreeBSD </w:t>
      </w:r>
      <w:r w:rsidR="00683115">
        <w:rPr>
          <w:lang w:val="en-US" w:eastAsia="en-US"/>
        </w:rPr>
        <w:t>operating systems. On Window</w:t>
      </w:r>
      <w:r w:rsidR="0045024A">
        <w:rPr>
          <w:lang w:val="en-US" w:eastAsia="en-US"/>
        </w:rPr>
        <w:t>s</w:t>
      </w:r>
      <w:r w:rsidR="00683115">
        <w:rPr>
          <w:lang w:val="en-US" w:eastAsia="en-US"/>
        </w:rPr>
        <w:t>, Java</w:t>
      </w:r>
      <w:r w:rsidR="00277429">
        <w:rPr>
          <w:lang w:val="en-US" w:eastAsia="en-US"/>
        </w:rPr>
        <w:t xml:space="preserve"> </w:t>
      </w:r>
      <w:r w:rsidR="00C408DF">
        <w:rPr>
          <w:lang w:val="en-US" w:eastAsia="en-US"/>
        </w:rPr>
        <w:t>had the</w:t>
      </w:r>
      <w:r w:rsidR="00277429">
        <w:rPr>
          <w:lang w:val="en-US" w:eastAsia="en-US"/>
        </w:rPr>
        <w:t xml:space="preserve"> 2</w:t>
      </w:r>
      <w:r w:rsidRPr="00A6352B" w:rsidR="00277429">
        <w:rPr>
          <w:vertAlign w:val="superscript"/>
          <w:lang w:val="en-US" w:eastAsia="en-US"/>
        </w:rPr>
        <w:t>nd</w:t>
      </w:r>
      <w:r w:rsidR="00277429">
        <w:rPr>
          <w:lang w:val="en-US" w:eastAsia="en-US"/>
        </w:rPr>
        <w:t xml:space="preserve"> </w:t>
      </w:r>
      <w:r w:rsidR="00C408DF">
        <w:rPr>
          <w:lang w:val="en-US" w:eastAsia="en-US"/>
        </w:rPr>
        <w:t xml:space="preserve">lowest execution time. </w:t>
      </w:r>
    </w:p>
    <w:p w:rsidR="004219F3" w:rsidRDefault="0058600D" w14:paraId="346997A2" w14:textId="5C6056A1">
      <w:pPr>
        <w:pStyle w:val="Text"/>
        <w:rPr>
          <w:lang w:val="en-US" w:eastAsia="en-US"/>
        </w:rPr>
      </w:pPr>
      <w:r w:rsidR="0058600D">
        <w:rPr>
          <w:lang w:val="en-US" w:eastAsia="en-US"/>
        </w:rPr>
        <w:t xml:space="preserve">It is expected that the interpreted </w:t>
      </w:r>
      <w:r w:rsidR="00D728E0">
        <w:rPr>
          <w:lang w:val="en-US" w:eastAsia="en-US"/>
        </w:rPr>
        <w:t>implementation of</w:t>
      </w:r>
      <w:r w:rsidR="0058600D">
        <w:rPr>
          <w:lang w:val="en-US" w:eastAsia="en-US"/>
        </w:rPr>
        <w:t xml:space="preserve"> Java </w:t>
      </w:r>
      <w:r w:rsidR="00D728E0">
        <w:rPr>
          <w:lang w:val="en-US" w:eastAsia="en-US"/>
        </w:rPr>
        <w:t xml:space="preserve">through a Java Virtual machine </w:t>
      </w:r>
      <w:r w:rsidR="000F7758">
        <w:rPr>
          <w:lang w:val="en-US" w:eastAsia="en-US"/>
        </w:rPr>
        <w:t xml:space="preserve">and additionally the </w:t>
      </w:r>
      <w:r w:rsidR="00E753ED">
        <w:rPr>
          <w:lang w:val="en-US" w:eastAsia="en-US"/>
        </w:rPr>
        <w:t xml:space="preserve">Oracle </w:t>
      </w:r>
      <w:r w:rsidR="000F7758">
        <w:rPr>
          <w:lang w:val="en-US" w:eastAsia="en-US"/>
        </w:rPr>
        <w:t xml:space="preserve">Virtual Machine used to run Linux and FreeBSD, </w:t>
      </w:r>
      <w:r w:rsidR="0058600D">
        <w:rPr>
          <w:lang w:val="en-US" w:eastAsia="en-US"/>
        </w:rPr>
        <w:t xml:space="preserve">would have a </w:t>
      </w:r>
      <w:proofErr w:type="gramStart"/>
      <w:r w:rsidR="0058600D">
        <w:rPr>
          <w:lang w:val="en-US" w:eastAsia="en-US"/>
        </w:rPr>
        <w:t xml:space="preserve">larger execution time</w:t>
      </w:r>
      <w:proofErr w:type="gramEnd"/>
      <w:r w:rsidR="0058600D">
        <w:rPr>
          <w:lang w:val="en-US" w:eastAsia="en-US"/>
        </w:rPr>
        <w:t xml:space="preserve"> when compared to the compiled </w:t>
      </w:r>
      <w:r w:rsidR="00485E33">
        <w:rPr>
          <w:lang w:val="en-US" w:eastAsia="en-US"/>
        </w:rPr>
        <w:t xml:space="preserve">C++ and </w:t>
      </w:r>
      <w:r w:rsidR="008409AC">
        <w:rPr>
          <w:lang w:val="en-US" w:eastAsia="en-US"/>
        </w:rPr>
        <w:t xml:space="preserve">Go languages. </w:t>
      </w:r>
      <w:r w:rsidR="00CB617F">
        <w:rPr>
          <w:lang w:val="en-US" w:eastAsia="en-US"/>
        </w:rPr>
        <w:t xml:space="preserve">When compiled, </w:t>
      </w:r>
      <w:r w:rsidR="0086057C">
        <w:rPr>
          <w:lang w:val="en-US" w:eastAsia="en-US"/>
        </w:rPr>
        <w:t xml:space="preserve">the Go and C++ languages </w:t>
      </w:r>
      <w:r w:rsidR="00DC6740">
        <w:rPr>
          <w:lang w:val="en-US" w:eastAsia="en-US"/>
        </w:rPr>
        <w:t>optimize</w:t>
      </w:r>
      <w:r w:rsidR="00DC6740">
        <w:rPr>
          <w:lang w:val="en-US" w:eastAsia="en-US"/>
        </w:rPr>
        <w:t xml:space="preserve"> the code to consume fewer resources like Memory</w:t>
      </w:r>
      <w:r w:rsidR="009A2CA7">
        <w:rPr>
          <w:lang w:val="en-US" w:eastAsia="en-US"/>
        </w:rPr>
        <w:t xml:space="preserve">, and the resulting machine code can be </w:t>
      </w:r>
      <w:proofErr w:type="gramStart"/>
      <w:r w:rsidR="009A2CA7">
        <w:rPr>
          <w:lang w:val="en-US" w:eastAsia="en-US"/>
        </w:rPr>
        <w:t>directly run</w:t>
      </w:r>
      <w:proofErr w:type="gramEnd"/>
      <w:r w:rsidR="009A2CA7">
        <w:rPr>
          <w:lang w:val="en-US" w:eastAsia="en-US"/>
        </w:rPr>
        <w:t xml:space="preserve"> on the CPU</w:t>
      </w:r>
      <w:r w:rsidR="00DF5E97">
        <w:rPr>
          <w:lang w:val="en-US" w:eastAsia="en-US"/>
        </w:rPr>
        <w:t>.</w:t>
      </w:r>
      <w:sdt>
        <w:sdtPr>
          <w:rPr>
            <w:lang w:val="en-US" w:eastAsia="en-US"/>
          </w:rPr>
          <w:id w:val="1693805611"/>
          <w:citation/>
          <w:placeholder>
            <w:docPart w:val="DefaultPlaceholder_1081868574"/>
          </w:placeholder>
        </w:sdtPr>
        <w:sdtContent>
          <w:r w:rsidR="00211DE8">
            <w:rPr>
              <w:lang w:val="en-US" w:eastAsia="en-US"/>
            </w:rPr>
            <w:fldChar w:fldCharType="begin"/>
          </w:r>
          <w:r w:rsidR="00211DE8">
            <w:rPr>
              <w:lang w:val="en-US" w:eastAsia="en-US"/>
            </w:rPr>
            <w:instrText xml:space="preserve"> CITATION Cod20 \l 1033 </w:instrText>
          </w:r>
          <w:r w:rsidR="00211DE8">
            <w:rPr>
              <w:lang w:val="en-US" w:eastAsia="en-US"/>
            </w:rPr>
            <w:fldChar w:fldCharType="separate"/>
          </w:r>
          <w:r w:rsidR="00C7400D">
            <w:rPr>
              <w:noProof/>
              <w:lang w:val="en-US" w:eastAsia="en-US"/>
            </w:rPr>
            <w:t xml:space="preserve"> </w:t>
          </w:r>
          <w:r w:rsidRPr="00C7400D" w:rsidR="00C7400D">
            <w:rPr>
              <w:noProof/>
              <w:lang w:val="en-US" w:eastAsia="en-US"/>
            </w:rPr>
            <w:t>[13]</w:t>
          </w:r>
          <w:r w:rsidR="00211DE8">
            <w:rPr>
              <w:lang w:val="en-US" w:eastAsia="en-US"/>
            </w:rPr>
            <w:fldChar w:fldCharType="end"/>
          </w:r>
        </w:sdtContent>
        <w:sdtEndPr>
          <w:rPr>
            <w:lang w:val="en-US" w:eastAsia="en-US"/>
          </w:rPr>
        </w:sdtEndPr>
      </w:sdt>
      <w:r w:rsidR="00D3703B">
        <w:rPr>
          <w:lang w:val="en-US" w:eastAsia="en-US"/>
        </w:rPr>
        <w:t xml:space="preserve"> </w:t>
      </w:r>
      <w:r w:rsidR="00943031">
        <w:rPr>
          <w:lang w:val="en-US" w:eastAsia="en-US"/>
        </w:rPr>
        <w:t xml:space="preserve"> </w:t>
      </w:r>
      <w:r w:rsidR="00061509">
        <w:rPr>
          <w:lang w:val="en-US" w:eastAsia="en-US"/>
        </w:rPr>
        <w:t>When interpreted</w:t>
      </w:r>
      <w:r w:rsidR="00B60AED">
        <w:rPr>
          <w:lang w:val="en-US" w:eastAsia="en-US"/>
        </w:rPr>
        <w:t>, Java</w:t>
      </w:r>
      <w:r w:rsidR="00C065B6">
        <w:rPr>
          <w:lang w:val="en-US" w:eastAsia="en-US"/>
        </w:rPr>
        <w:t xml:space="preserve"> </w:t>
      </w:r>
      <w:r w:rsidR="00516782">
        <w:rPr>
          <w:lang w:val="en-US" w:eastAsia="en-US"/>
        </w:rPr>
        <w:t xml:space="preserve">has </w:t>
      </w:r>
      <w:proofErr w:type="gramStart"/>
      <w:r w:rsidR="00784831">
        <w:rPr>
          <w:lang w:val="en-US" w:eastAsia="en-US"/>
        </w:rPr>
        <w:t xml:space="preserve">the</w:t>
      </w:r>
      <w:proofErr w:type="gramEnd"/>
      <w:r w:rsidR="00784831">
        <w:rPr>
          <w:lang w:val="en-US" w:eastAsia="en-US"/>
        </w:rPr>
        <w:t xml:space="preserve"> </w:t>
      </w:r>
      <w:r w:rsidR="00784831">
        <w:rPr>
          <w:lang w:val="en-US" w:eastAsia="en-US"/>
        </w:rPr>
        <w:t xml:space="preserve">additional</w:t>
      </w:r>
      <w:r w:rsidR="00784831">
        <w:rPr>
          <w:lang w:val="en-US" w:eastAsia="en-US"/>
        </w:rPr>
        <w:t xml:space="preserve"> translation step, which adds extra overhead and worsens the execution time. </w:t>
      </w:r>
      <w:sdt>
        <w:sdtPr>
          <w:rPr>
            <w:lang w:val="en-US" w:eastAsia="en-US"/>
          </w:rPr>
          <w:id w:val="-1712337394"/>
          <w:citation/>
          <w:placeholder>
            <w:docPart w:val="DefaultPlaceholder_1081868574"/>
          </w:placeholder>
        </w:sdtPr>
        <w:sdtContent>
          <w:r w:rsidR="00DF5E97">
            <w:rPr>
              <w:lang w:val="en-US" w:eastAsia="en-US"/>
            </w:rPr>
            <w:fldChar w:fldCharType="begin"/>
          </w:r>
          <w:r w:rsidR="00DF5E97">
            <w:rPr>
              <w:lang w:val="en-US" w:eastAsia="en-US"/>
            </w:rPr>
            <w:instrText xml:space="preserve"> CITATION Jak20 \l 1033 </w:instrText>
          </w:r>
          <w:r w:rsidR="00DF5E97">
            <w:rPr>
              <w:lang w:val="en-US" w:eastAsia="en-US"/>
            </w:rPr>
            <w:fldChar w:fldCharType="separate"/>
          </w:r>
          <w:r w:rsidRPr="00C7400D" w:rsidR="00C7400D">
            <w:rPr>
              <w:noProof/>
              <w:lang w:val="en-US" w:eastAsia="en-US"/>
            </w:rPr>
            <w:t>[14]</w:t>
          </w:r>
          <w:r w:rsidR="00DF5E97">
            <w:rPr>
              <w:lang w:val="en-US" w:eastAsia="en-US"/>
            </w:rPr>
            <w:fldChar w:fldCharType="end"/>
          </w:r>
        </w:sdtContent>
        <w:sdtEndPr>
          <w:rPr>
            <w:lang w:val="en-US" w:eastAsia="en-US"/>
          </w:rPr>
        </w:sdtEndPr>
      </w:sdt>
      <w:r w:rsidR="007D4E81">
        <w:rPr>
          <w:lang w:val="en-US" w:eastAsia="en-US"/>
        </w:rPr>
        <w:t>. Java</w:t>
      </w:r>
      <w:r w:rsidR="00E16D60">
        <w:rPr>
          <w:lang w:val="en-US" w:eastAsia="en-US"/>
        </w:rPr>
        <w:t>’s</w:t>
      </w:r>
      <w:r w:rsidR="007D4E81">
        <w:rPr>
          <w:lang w:val="en-US" w:eastAsia="en-US"/>
        </w:rPr>
        <w:t xml:space="preserve"> worse execution time </w:t>
      </w:r>
      <w:r w:rsidR="005900D3">
        <w:rPr>
          <w:lang w:val="en-US" w:eastAsia="en-US"/>
        </w:rPr>
        <w:t xml:space="preserve">compared to Python, which is also translated, can </w:t>
      </w:r>
      <w:r w:rsidR="002E5AE1">
        <w:rPr>
          <w:lang w:val="en-US" w:eastAsia="en-US"/>
        </w:rPr>
        <w:t xml:space="preserve">also </w:t>
      </w:r>
      <w:r w:rsidR="005900D3">
        <w:rPr>
          <w:lang w:val="en-US" w:eastAsia="en-US"/>
        </w:rPr>
        <w:t xml:space="preserve">be accounted for by looking at the amount of </w:t>
      </w:r>
      <w:r w:rsidR="00052AF1">
        <w:rPr>
          <w:lang w:val="en-US" w:eastAsia="en-US"/>
        </w:rPr>
        <w:t>m</w:t>
      </w:r>
      <w:r w:rsidR="00E33290">
        <w:rPr>
          <w:lang w:val="en-US" w:eastAsia="en-US"/>
        </w:rPr>
        <w:t>emory</w:t>
      </w:r>
      <w:r w:rsidR="005900D3">
        <w:rPr>
          <w:lang w:val="en-US" w:eastAsia="en-US"/>
        </w:rPr>
        <w:t xml:space="preserve"> </w:t>
      </w:r>
      <w:r w:rsidR="005900D3">
        <w:rPr>
          <w:lang w:val="en-US" w:eastAsia="en-US"/>
        </w:rPr>
        <w:t xml:space="preserve">utilized</w:t>
      </w:r>
      <w:r w:rsidR="005900D3">
        <w:rPr>
          <w:lang w:val="en-US" w:eastAsia="en-US"/>
        </w:rPr>
        <w:t xml:space="preserve"> by each language. Java consistently used </w:t>
      </w:r>
      <w:r w:rsidDel="0067275D" w:rsidR="002E5AE1">
        <w:rPr>
          <w:lang w:val="en-US" w:eastAsia="en-US"/>
        </w:rPr>
        <w:t>more</w:t>
      </w:r>
      <w:r w:rsidR="0067275D">
        <w:rPr>
          <w:lang w:val="en-US" w:eastAsia="en-US"/>
        </w:rPr>
        <w:t xml:space="preserve"> memory</w:t>
      </w:r>
      <w:r w:rsidR="005900D3">
        <w:rPr>
          <w:lang w:val="en-US" w:eastAsia="en-US"/>
        </w:rPr>
        <w:t xml:space="preserve"> resources </w:t>
      </w:r>
      <w:r w:rsidR="004828FB">
        <w:rPr>
          <w:lang w:val="en-US" w:eastAsia="en-US"/>
        </w:rPr>
        <w:t>than Python</w:t>
      </w:r>
      <w:r w:rsidR="00EC5AC6">
        <w:rPr>
          <w:lang w:val="en-US" w:eastAsia="en-US"/>
        </w:rPr>
        <w:t>, ex</w:t>
      </w:r>
      <w:r w:rsidR="000B2893">
        <w:rPr>
          <w:lang w:val="en-US" w:eastAsia="en-US"/>
        </w:rPr>
        <w:t>c</w:t>
      </w:r>
      <w:r w:rsidR="00EC5AC6">
        <w:rPr>
          <w:lang w:val="en-US" w:eastAsia="en-US"/>
        </w:rPr>
        <w:t xml:space="preserve">ept </w:t>
      </w:r>
      <w:r w:rsidR="00EC5AC6">
        <w:rPr>
          <w:lang w:val="en-US" w:eastAsia="en-US"/>
        </w:rPr>
        <w:t xml:space="preserve">for</w:t>
      </w:r>
      <w:r w:rsidR="00EC5AC6">
        <w:rPr>
          <w:lang w:val="en-US" w:eastAsia="en-US"/>
        </w:rPr>
        <w:t xml:space="preserve"> Windows, where Java performed better than Python </w:t>
      </w:r>
      <w:proofErr w:type="gramStart"/>
      <w:r w:rsidR="00D63517">
        <w:rPr>
          <w:lang w:val="en-US" w:eastAsia="en-US"/>
        </w:rPr>
        <w:t>in regard to</w:t>
      </w:r>
      <w:proofErr w:type="gramEnd"/>
      <w:r w:rsidR="00EC5AC6">
        <w:rPr>
          <w:lang w:val="en-US" w:eastAsia="en-US"/>
        </w:rPr>
        <w:t xml:space="preserve"> execution time. </w:t>
      </w:r>
      <w:r w:rsidR="00562627">
        <w:rPr>
          <w:lang w:val="en-US" w:eastAsia="en-US"/>
        </w:rPr>
        <w:t xml:space="preserve">Because Java accessed memory more often than Python, </w:t>
      </w:r>
      <w:r w:rsidR="00562627">
        <w:rPr>
          <w:lang w:val="en-US" w:eastAsia="en-US"/>
        </w:rPr>
        <w:t xml:space="preserve">it’s</w:t>
      </w:r>
      <w:r w:rsidR="00562627">
        <w:rPr>
          <w:lang w:val="en-US" w:eastAsia="en-US"/>
        </w:rPr>
        <w:t xml:space="preserve"> execution time and memory use were worse. </w:t>
      </w:r>
      <w:r w:rsidR="00215DE4">
        <w:rPr>
          <w:lang w:val="en-US" w:eastAsia="en-US"/>
        </w:rPr>
        <w:t xml:space="preserve">The Java program also used more CPU </w:t>
      </w:r>
      <w:r w:rsidR="007722BB">
        <w:rPr>
          <w:lang w:val="en-US" w:eastAsia="en-US"/>
        </w:rPr>
        <w:t xml:space="preserve">time, showing that </w:t>
      </w:r>
      <w:proofErr w:type="gramStart"/>
      <w:r w:rsidR="005111D5">
        <w:rPr>
          <w:lang w:val="en-US" w:eastAsia="en-US"/>
        </w:rPr>
        <w:t>in regard to</w:t>
      </w:r>
      <w:proofErr w:type="gramEnd"/>
      <w:r w:rsidR="007722BB">
        <w:rPr>
          <w:lang w:val="en-US" w:eastAsia="en-US"/>
        </w:rPr>
        <w:t xml:space="preserve"> CPU and </w:t>
      </w:r>
      <w:r w:rsidR="00052AF1">
        <w:rPr>
          <w:lang w:val="en-US" w:eastAsia="en-US"/>
        </w:rPr>
        <w:t>m</w:t>
      </w:r>
      <w:r w:rsidR="007722BB">
        <w:rPr>
          <w:lang w:val="en-US" w:eastAsia="en-US"/>
        </w:rPr>
        <w:t xml:space="preserve">emory, Java used more resources. </w:t>
      </w:r>
    </w:p>
    <w:p w:rsidR="009A2419" w:rsidRDefault="009A2419" w14:paraId="652AC2A2" w14:textId="0C0C4EA0">
      <w:pPr>
        <w:pStyle w:val="Text"/>
        <w:rPr>
          <w:lang w:val="en-US" w:eastAsia="en-US"/>
        </w:rPr>
      </w:pPr>
      <w:r>
        <w:rPr>
          <w:lang w:val="en-US" w:eastAsia="en-US"/>
        </w:rPr>
        <w:t xml:space="preserve">It seems that </w:t>
      </w:r>
      <w:r w:rsidR="00332DC4">
        <w:rPr>
          <w:lang w:val="en-US" w:eastAsia="en-US"/>
        </w:rPr>
        <w:t xml:space="preserve">the Windows operating system was </w:t>
      </w:r>
      <w:r w:rsidR="00B4623E">
        <w:rPr>
          <w:lang w:val="en-US" w:eastAsia="en-US"/>
        </w:rPr>
        <w:t xml:space="preserve">also </w:t>
      </w:r>
      <w:r w:rsidR="00332DC4">
        <w:rPr>
          <w:lang w:val="en-US" w:eastAsia="en-US"/>
        </w:rPr>
        <w:t>able to more effectively handle the increasing processes spawn</w:t>
      </w:r>
      <w:r w:rsidR="00C77C5B">
        <w:rPr>
          <w:lang w:val="en-US" w:eastAsia="en-US"/>
        </w:rPr>
        <w:t>ed</w:t>
      </w:r>
      <w:r w:rsidR="00332DC4">
        <w:rPr>
          <w:lang w:val="en-US" w:eastAsia="en-US"/>
        </w:rPr>
        <w:t xml:space="preserve"> for the Java program</w:t>
      </w:r>
      <w:r w:rsidR="00611067">
        <w:rPr>
          <w:lang w:val="en-US" w:eastAsia="en-US"/>
        </w:rPr>
        <w:t>, seen by how well Java performed on the Windows system compared to FreeBSD and Linux</w:t>
      </w:r>
      <w:r w:rsidR="00024A7A">
        <w:rPr>
          <w:lang w:val="en-US" w:eastAsia="en-US"/>
        </w:rPr>
        <w:t xml:space="preserve"> </w:t>
      </w:r>
      <w:r w:rsidR="00717F55">
        <w:rPr>
          <w:lang w:val="en-US" w:eastAsia="en-US"/>
        </w:rPr>
        <w:t>using</w:t>
      </w:r>
      <w:r w:rsidR="00024A7A">
        <w:rPr>
          <w:lang w:val="en-US" w:eastAsia="en-US"/>
        </w:rPr>
        <w:t xml:space="preserve"> execution time and memory use</w:t>
      </w:r>
      <w:r w:rsidR="00C568DD">
        <w:rPr>
          <w:lang w:val="en-US" w:eastAsia="en-US"/>
        </w:rPr>
        <w:t>,</w:t>
      </w:r>
      <w:r w:rsidR="009E5AD3">
        <w:rPr>
          <w:lang w:val="en-US" w:eastAsia="en-US"/>
        </w:rPr>
        <w:t xml:space="preserve"> regardless of the number of </w:t>
      </w:r>
      <w:r w:rsidR="002204F7">
        <w:rPr>
          <w:lang w:val="en-US" w:eastAsia="en-US"/>
        </w:rPr>
        <w:t xml:space="preserve">processes spawned. </w:t>
      </w:r>
      <w:r w:rsidR="00FA5ED4">
        <w:rPr>
          <w:lang w:val="en-US" w:eastAsia="en-US"/>
        </w:rPr>
        <w:t>The resources (</w:t>
      </w:r>
      <w:r w:rsidR="00052AF1">
        <w:rPr>
          <w:lang w:val="en-US" w:eastAsia="en-US"/>
        </w:rPr>
        <w:t>m</w:t>
      </w:r>
      <w:r w:rsidR="00FA5ED4">
        <w:rPr>
          <w:lang w:val="en-US" w:eastAsia="en-US"/>
        </w:rPr>
        <w:t>emory,</w:t>
      </w:r>
      <w:r w:rsidR="00DD4265">
        <w:rPr>
          <w:lang w:val="en-US" w:eastAsia="en-US"/>
        </w:rPr>
        <w:t xml:space="preserve"> and</w:t>
      </w:r>
      <w:r w:rsidR="00FA5ED4">
        <w:rPr>
          <w:lang w:val="en-US" w:eastAsia="en-US"/>
        </w:rPr>
        <w:t xml:space="preserve"> CPU</w:t>
      </w:r>
      <w:r w:rsidR="00DD4265">
        <w:rPr>
          <w:lang w:val="en-US" w:eastAsia="en-US"/>
        </w:rPr>
        <w:t xml:space="preserve">) were more balanced in the Windows operating system. </w:t>
      </w:r>
    </w:p>
    <w:p w:rsidR="00804273" w:rsidRDefault="00807EB6" w14:paraId="2BE16161" w14:textId="2755B386">
      <w:pPr>
        <w:pStyle w:val="Text"/>
        <w:rPr>
          <w:lang w:val="en-US" w:eastAsia="en-US"/>
        </w:rPr>
      </w:pPr>
      <w:proofErr w:type="gramStart"/>
      <w:r>
        <w:rPr>
          <w:lang w:val="en-US" w:eastAsia="en-US"/>
        </w:rPr>
        <w:t>In regard to</w:t>
      </w:r>
      <w:proofErr w:type="gramEnd"/>
      <w:r w:rsidR="00A2068A">
        <w:rPr>
          <w:lang w:val="en-US" w:eastAsia="en-US"/>
        </w:rPr>
        <w:t xml:space="preserve"> context switching, Java had the least context switches on the FreeBSD platform, </w:t>
      </w:r>
      <w:r w:rsidR="00926C18">
        <w:rPr>
          <w:lang w:val="en-US" w:eastAsia="en-US"/>
        </w:rPr>
        <w:t xml:space="preserve">but </w:t>
      </w:r>
      <w:r w:rsidR="009320F1">
        <w:rPr>
          <w:lang w:val="en-US" w:eastAsia="en-US"/>
        </w:rPr>
        <w:t xml:space="preserve">the </w:t>
      </w:r>
      <w:r w:rsidR="00926C18">
        <w:rPr>
          <w:lang w:val="en-US" w:eastAsia="en-US"/>
        </w:rPr>
        <w:t xml:space="preserve">FreeBSD operating system used </w:t>
      </w:r>
      <w:r w:rsidR="009320F1">
        <w:rPr>
          <w:lang w:val="en-US" w:eastAsia="en-US"/>
        </w:rPr>
        <w:t>almost 6 times as much Memory</w:t>
      </w:r>
      <w:r w:rsidR="00E44864">
        <w:rPr>
          <w:lang w:val="en-US" w:eastAsia="en-US"/>
        </w:rPr>
        <w:t xml:space="preserve">, for example </w:t>
      </w:r>
      <w:r w:rsidR="00774581">
        <w:rPr>
          <w:lang w:val="en-US" w:eastAsia="en-US"/>
        </w:rPr>
        <w:t>340 MB compared to Python, Go, and C++ 21.59</w:t>
      </w:r>
      <w:r w:rsidR="003D28A4">
        <w:rPr>
          <w:lang w:val="en-US" w:eastAsia="en-US"/>
        </w:rPr>
        <w:t xml:space="preserve"> MB</w:t>
      </w:r>
      <w:r w:rsidR="00774581">
        <w:rPr>
          <w:lang w:val="en-US" w:eastAsia="en-US"/>
        </w:rPr>
        <w:t>, 43.86</w:t>
      </w:r>
      <w:r w:rsidR="003D28A4">
        <w:rPr>
          <w:lang w:val="en-US" w:eastAsia="en-US"/>
        </w:rPr>
        <w:t xml:space="preserve"> MB</w:t>
      </w:r>
      <w:r w:rsidR="00774581">
        <w:rPr>
          <w:lang w:val="en-US" w:eastAsia="en-US"/>
        </w:rPr>
        <w:t>, 61.89</w:t>
      </w:r>
      <w:r w:rsidR="003D28A4">
        <w:rPr>
          <w:lang w:val="en-US" w:eastAsia="en-US"/>
        </w:rPr>
        <w:t xml:space="preserve"> MB use respectively. </w:t>
      </w:r>
      <w:r w:rsidR="002204F7">
        <w:rPr>
          <w:lang w:val="en-US" w:eastAsia="en-US"/>
        </w:rPr>
        <w:t>On Windows</w:t>
      </w:r>
      <w:r>
        <w:rPr>
          <w:lang w:val="en-US" w:eastAsia="en-US"/>
        </w:rPr>
        <w:t>,</w:t>
      </w:r>
      <w:r w:rsidR="008C0E42">
        <w:rPr>
          <w:lang w:val="en-US" w:eastAsia="en-US"/>
        </w:rPr>
        <w:t xml:space="preserve"> context switches were positively correlated with the number of processes </w:t>
      </w:r>
      <w:r w:rsidR="00D63517">
        <w:rPr>
          <w:lang w:val="en-US" w:eastAsia="en-US"/>
        </w:rPr>
        <w:t xml:space="preserve">created, and on Linux, context switches were high across the board regardless of number of processes spawned. </w:t>
      </w:r>
    </w:p>
    <w:p w:rsidRPr="0058600D" w:rsidR="004C511E" w:rsidP="00A6352B" w:rsidRDefault="00321222" w14:paraId="3DCB4805" w14:textId="2488EC81">
      <w:pPr>
        <w:pStyle w:val="Text"/>
      </w:pPr>
      <w:r>
        <w:rPr>
          <w:lang w:val="en-US" w:eastAsia="en-US"/>
        </w:rPr>
        <w:t xml:space="preserve">It is interesting that Java performed the best on the Windows operating system, which I believe can be accounted for by considering that the Java Windows code was run natively on a Windows </w:t>
      </w:r>
      <w:r w:rsidR="008F20CD">
        <w:rPr>
          <w:lang w:val="en-US" w:eastAsia="en-US"/>
        </w:rPr>
        <w:t xml:space="preserve">machine while FreeBSD and Linux ran Java through a Virtual Box. The Virtual Box doesn’t have access to as many resources as the native Windows operating system, like </w:t>
      </w:r>
      <w:r w:rsidR="00D32CAB">
        <w:rPr>
          <w:lang w:val="en-US" w:eastAsia="en-US"/>
        </w:rPr>
        <w:t>m</w:t>
      </w:r>
      <w:r w:rsidR="008F20CD">
        <w:rPr>
          <w:lang w:val="en-US" w:eastAsia="en-US"/>
        </w:rPr>
        <w:t xml:space="preserve">emory. </w:t>
      </w:r>
    </w:p>
    <w:p w:rsidR="00452290" w:rsidP="00452290" w:rsidRDefault="1346FDF4" w14:paraId="7277638C" w14:textId="696F7135">
      <w:pPr>
        <w:pStyle w:val="Heading2"/>
      </w:pPr>
      <w:r>
        <w:t>Go</w:t>
      </w:r>
      <w:r w:rsidR="00D94737">
        <w:t xml:space="preserve"> Results</w:t>
      </w:r>
    </w:p>
    <w:p w:rsidRPr="00395FEE" w:rsidR="00395FEE" w:rsidP="00395FEE" w:rsidRDefault="00395FEE" w14:paraId="39ECBA03" w14:textId="6DC1B2C0">
      <w:pPr>
        <w:pStyle w:val="Text"/>
        <w:rPr>
          <w:lang w:val="en-US" w:eastAsia="en-US"/>
        </w:rPr>
      </w:pPr>
      <w:r w:rsidRPr="14E50DD1">
        <w:rPr>
          <w:lang w:val="en-US" w:eastAsia="en-US"/>
        </w:rPr>
        <w:t xml:space="preserve">Across all three operating systems, Go had a lightning-fast execution time. While we expected that Go would have the fastest execution time, it was surprising just how much faster it was compared to the other programming languages. One possible explanation for this is that slices were used to efficiently index subsets of the array during </w:t>
      </w:r>
      <w:proofErr w:type="spellStart"/>
      <w:proofErr w:type="gramStart"/>
      <w:r w:rsidRPr="14E50DD1">
        <w:rPr>
          <w:lang w:val="en-US" w:eastAsia="en-US"/>
        </w:rPr>
        <w:t>MergeSort</w:t>
      </w:r>
      <w:proofErr w:type="spellEnd"/>
      <w:r w:rsidR="0067275D">
        <w:rPr>
          <w:lang w:val="en-US" w:eastAsia="en-US"/>
        </w:rPr>
        <w:t>(</w:t>
      </w:r>
      <w:proofErr w:type="gramEnd"/>
      <w:r w:rsidR="0067275D">
        <w:rPr>
          <w:lang w:val="en-US" w:eastAsia="en-US"/>
        </w:rPr>
        <w:t>)</w:t>
      </w:r>
      <w:r w:rsidRPr="14E50DD1">
        <w:rPr>
          <w:lang w:val="en-US" w:eastAsia="en-US"/>
        </w:rPr>
        <w:t xml:space="preserve">. Another explanation for the fast execution time could be that Go is </w:t>
      </w:r>
      <w:r w:rsidRPr="14E50DD1" w:rsidDel="0067275D">
        <w:rPr>
          <w:lang w:val="en-US" w:eastAsia="en-US"/>
        </w:rPr>
        <w:t>statically</w:t>
      </w:r>
      <w:r w:rsidRPr="14E50DD1" w:rsidR="0067275D">
        <w:rPr>
          <w:lang w:val="en-US" w:eastAsia="en-US"/>
        </w:rPr>
        <w:t xml:space="preserve"> typed</w:t>
      </w:r>
      <w:r w:rsidRPr="14E50DD1">
        <w:rPr>
          <w:lang w:val="en-US" w:eastAsia="en-US"/>
        </w:rPr>
        <w:t>.</w:t>
      </w:r>
    </w:p>
    <w:p w:rsidRPr="00395FEE" w:rsidR="00395FEE" w:rsidP="00395FEE" w:rsidRDefault="00395FEE" w14:paraId="6E66232A" w14:textId="641E3D01">
      <w:pPr>
        <w:pStyle w:val="Text"/>
        <w:rPr>
          <w:lang w:val="en-US" w:eastAsia="en-US"/>
        </w:rPr>
      </w:pPr>
      <w:r w:rsidRPr="00395FEE">
        <w:rPr>
          <w:lang w:val="en-US" w:eastAsia="en-US"/>
        </w:rPr>
        <w:t xml:space="preserve">On Windows10, there was a positive correlation between the number of processes spawned and most of the metrics measured: average execution time, turnaround time, average memory usage, context switches, and page faults all increased linearly with the number of processes. This shows that Windows was able to effectively manage the increased process load without noticeable thrashing. </w:t>
      </w:r>
    </w:p>
    <w:p w:rsidRPr="00395FEE" w:rsidR="00395FEE" w:rsidP="00395FEE" w:rsidRDefault="00395FEE" w14:paraId="006B04B5" w14:textId="24518F8F">
      <w:pPr>
        <w:pStyle w:val="Text"/>
        <w:rPr>
          <w:lang w:val="en-US" w:eastAsia="en-US"/>
        </w:rPr>
      </w:pPr>
      <w:r w:rsidRPr="00395FEE">
        <w:rPr>
          <w:lang w:val="en-US" w:eastAsia="en-US"/>
        </w:rPr>
        <w:t>On Linux, there seemed to be a sharper increase in execution time and turnaround time as the process load increased. CPU utilization at a low process load was at 5%, however at a high process load utilization dropped to 1.18%. We also saw the number of major page faults and involuntary context switches increase with the increase in process load. This demonstrates an observable difference between Windows’s multi-level feedback queue and Linux’s fair scheduler: Windows seems to scale a little more elegantly when managing multiple processes.</w:t>
      </w:r>
    </w:p>
    <w:p w:rsidRPr="008A6E57" w:rsidR="00395FEE" w:rsidP="00A6352B" w:rsidRDefault="00395FEE" w14:paraId="1A32FAF9" w14:textId="24A035EC">
      <w:pPr>
        <w:pStyle w:val="Text"/>
      </w:pPr>
      <w:r w:rsidRPr="00395FEE">
        <w:rPr>
          <w:lang w:val="en-US" w:eastAsia="en-US"/>
        </w:rPr>
        <w:t>On FreeBSD, the program had the longest execution time and the lowest CPU utilization. The number of page faults and context switches on FreeBSD was a little higher than that on Linux, but it was much lower than that on Windows. FreeBSD also uses a multi-level feedback queue, but it seems that Windows’s scheduler is more efficient than FreeBSD’s (despite the 170-fold increase in the number of context switches executed on Windows).</w:t>
      </w:r>
    </w:p>
    <w:p w:rsidR="00096A06" w:rsidP="00A6352B" w:rsidRDefault="25C20C7F" w14:paraId="740AB9A9" w14:textId="5342E833">
      <w:pPr>
        <w:pStyle w:val="Heading1"/>
      </w:pPr>
      <w:r>
        <w:t>Conclusion</w:t>
      </w:r>
    </w:p>
    <w:p w:rsidR="003E365F" w:rsidP="00A6352B" w:rsidRDefault="1EF7825D" w14:paraId="59A1F167" w14:textId="213C17C4">
      <w:pPr>
        <w:pStyle w:val="Heading2"/>
        <w:numPr>
          <w:ilvl w:val="1"/>
          <w:numId w:val="0"/>
        </w:numPr>
        <w:ind w:firstLine="288"/>
        <w:rPr>
          <w:i w:val="0"/>
          <w:iCs w:val="0"/>
        </w:rPr>
      </w:pPr>
      <w:r w:rsidRPr="4BCA7F05">
        <w:rPr>
          <w:i w:val="0"/>
          <w:iCs w:val="0"/>
        </w:rPr>
        <w:t>Go was consistently the fastest language by both CPU time and Execution time</w:t>
      </w:r>
      <w:r w:rsidRPr="4BCA7F05" w:rsidR="6DC875CE">
        <w:rPr>
          <w:i w:val="0"/>
          <w:iCs w:val="0"/>
        </w:rPr>
        <w:t>. Go has a CSP (communication sequential process) paradigm that is designed for efficient concurrency</w:t>
      </w:r>
      <w:r w:rsidRPr="4BCA7F05" w:rsidR="09234AC8">
        <w:rPr>
          <w:i w:val="0"/>
          <w:iCs w:val="0"/>
        </w:rPr>
        <w:t>.</w:t>
      </w:r>
      <w:r w:rsidRPr="4BCA7F05" w:rsidR="1E0CD454">
        <w:rPr>
          <w:i w:val="0"/>
          <w:iCs w:val="0"/>
        </w:rPr>
        <w:t xml:space="preserve"> </w:t>
      </w:r>
      <w:r w:rsidRPr="4BCA7F05" w:rsidR="2B1C0DBB">
        <w:rPr>
          <w:i w:val="0"/>
          <w:iCs w:val="0"/>
        </w:rPr>
        <w:t xml:space="preserve">This means that Go processes do not require </w:t>
      </w:r>
      <w:r w:rsidRPr="4BCA7F05" w:rsidR="05B1429B">
        <w:rPr>
          <w:i w:val="0"/>
          <w:iCs w:val="0"/>
        </w:rPr>
        <w:t xml:space="preserve">the management of </w:t>
      </w:r>
      <w:r w:rsidRPr="4BCA7F05" w:rsidR="2B1C0DBB">
        <w:rPr>
          <w:i w:val="0"/>
          <w:iCs w:val="0"/>
        </w:rPr>
        <w:t>synchronization primitives</w:t>
      </w:r>
      <w:r w:rsidRPr="4BCA7F05" w:rsidR="05B1429B">
        <w:rPr>
          <w:i w:val="0"/>
          <w:iCs w:val="0"/>
        </w:rPr>
        <w:t xml:space="preserve">, as the processes communicate through </w:t>
      </w:r>
      <w:r w:rsidRPr="4BCA7F05" w:rsidR="729E8E1B">
        <w:rPr>
          <w:i w:val="0"/>
          <w:iCs w:val="0"/>
        </w:rPr>
        <w:t>channels rather than shared memory.</w:t>
      </w:r>
      <w:r w:rsidR="1E0CD454">
        <w:t xml:space="preserve"> </w:t>
      </w:r>
      <w:r w:rsidRPr="4BCA7F05" w:rsidR="23ABA732">
        <w:rPr>
          <w:i w:val="0"/>
          <w:iCs w:val="0"/>
        </w:rPr>
        <w:t xml:space="preserve">The </w:t>
      </w:r>
      <w:r w:rsidRPr="4BCA7F05" w:rsidR="1E0CD454">
        <w:rPr>
          <w:i w:val="0"/>
          <w:iCs w:val="0"/>
        </w:rPr>
        <w:t xml:space="preserve">CPU time </w:t>
      </w:r>
      <w:r w:rsidRPr="4BCA7F05" w:rsidR="23ABA732">
        <w:rPr>
          <w:i w:val="0"/>
          <w:iCs w:val="0"/>
        </w:rPr>
        <w:t>was</w:t>
      </w:r>
      <w:r w:rsidRPr="4BCA7F05" w:rsidR="1E0CD454">
        <w:rPr>
          <w:i w:val="0"/>
          <w:iCs w:val="0"/>
        </w:rPr>
        <w:t xml:space="preserve"> constant</w:t>
      </w:r>
      <w:r w:rsidRPr="4BCA7F05" w:rsidR="133DE248">
        <w:rPr>
          <w:i w:val="0"/>
          <w:iCs w:val="0"/>
        </w:rPr>
        <w:t>.</w:t>
      </w:r>
      <w:r w:rsidRPr="4BCA7F05" w:rsidR="1E0CD454">
        <w:rPr>
          <w:i w:val="0"/>
          <w:iCs w:val="0"/>
        </w:rPr>
        <w:t xml:space="preserve"> </w:t>
      </w:r>
      <w:r w:rsidRPr="4BCA7F05" w:rsidR="133DE248">
        <w:rPr>
          <w:i w:val="0"/>
          <w:iCs w:val="0"/>
        </w:rPr>
        <w:t>E</w:t>
      </w:r>
      <w:r w:rsidRPr="4BCA7F05" w:rsidR="1E0CD454">
        <w:rPr>
          <w:i w:val="0"/>
          <w:iCs w:val="0"/>
        </w:rPr>
        <w:t xml:space="preserve">xecution time grows as </w:t>
      </w:r>
      <w:r w:rsidRPr="4BCA7F05" w:rsidR="48706835">
        <w:rPr>
          <w:i w:val="0"/>
          <w:iCs w:val="0"/>
        </w:rPr>
        <w:t xml:space="preserve">we </w:t>
      </w:r>
      <w:r w:rsidRPr="4BCA7F05" w:rsidR="1E0CD454">
        <w:rPr>
          <w:i w:val="0"/>
          <w:iCs w:val="0"/>
        </w:rPr>
        <w:t>increase processes</w:t>
      </w:r>
      <w:r w:rsidRPr="4BCA7F05" w:rsidR="48706835">
        <w:rPr>
          <w:i w:val="0"/>
          <w:iCs w:val="0"/>
        </w:rPr>
        <w:t>.</w:t>
      </w:r>
      <w:r w:rsidRPr="4BCA7F05" w:rsidR="1E0CD454">
        <w:rPr>
          <w:i w:val="0"/>
          <w:iCs w:val="0"/>
        </w:rPr>
        <w:t xml:space="preserve"> CPU % utilization </w:t>
      </w:r>
      <w:r w:rsidRPr="4BCA7F05" w:rsidR="48706835">
        <w:rPr>
          <w:i w:val="0"/>
          <w:iCs w:val="0"/>
        </w:rPr>
        <w:t xml:space="preserve">was </w:t>
      </w:r>
      <w:r w:rsidRPr="4BCA7F05" w:rsidR="1E0CD454">
        <w:rPr>
          <w:i w:val="0"/>
          <w:iCs w:val="0"/>
        </w:rPr>
        <w:t xml:space="preserve">proportional to </w:t>
      </w:r>
      <w:r w:rsidRPr="4BCA7F05" w:rsidR="48706835">
        <w:rPr>
          <w:i w:val="0"/>
          <w:iCs w:val="0"/>
        </w:rPr>
        <w:t xml:space="preserve">the </w:t>
      </w:r>
      <w:r w:rsidRPr="4BCA7F05" w:rsidR="1E0CD454">
        <w:rPr>
          <w:i w:val="0"/>
          <w:iCs w:val="0"/>
        </w:rPr>
        <w:t xml:space="preserve">ratio of threads to cores. </w:t>
      </w:r>
      <w:r w:rsidRPr="4BCA7F05" w:rsidR="4AC05F16">
        <w:rPr>
          <w:i w:val="0"/>
          <w:iCs w:val="0"/>
        </w:rPr>
        <w:t>Python’s built in multiprocessing module spawns multiple interpreters so it monopolizes the CPU and forces 100% CPU utilization</w:t>
      </w:r>
      <w:r w:rsidRPr="4BCA7F05" w:rsidR="60001DC7">
        <w:rPr>
          <w:i w:val="0"/>
          <w:iCs w:val="0"/>
        </w:rPr>
        <w:t>. Voluntary context switches had stagnant growth while involuntary</w:t>
      </w:r>
      <w:r w:rsidRPr="4BCA7F05" w:rsidR="77B6E16A">
        <w:rPr>
          <w:i w:val="0"/>
          <w:iCs w:val="0"/>
        </w:rPr>
        <w:t xml:space="preserve"> switches</w:t>
      </w:r>
      <w:r w:rsidRPr="4BCA7F05" w:rsidR="60001DC7">
        <w:rPr>
          <w:i w:val="0"/>
          <w:iCs w:val="0"/>
        </w:rPr>
        <w:t xml:space="preserve"> increase</w:t>
      </w:r>
      <w:r w:rsidRPr="4BCA7F05" w:rsidR="77B6E16A">
        <w:rPr>
          <w:i w:val="0"/>
          <w:iCs w:val="0"/>
        </w:rPr>
        <w:t>d</w:t>
      </w:r>
      <w:r w:rsidRPr="4BCA7F05" w:rsidR="60001DC7">
        <w:rPr>
          <w:i w:val="0"/>
          <w:iCs w:val="0"/>
        </w:rPr>
        <w:t xml:space="preserve"> with more processes</w:t>
      </w:r>
      <w:r w:rsidRPr="4BCA7F05" w:rsidR="5A054544">
        <w:rPr>
          <w:i w:val="0"/>
          <w:iCs w:val="0"/>
        </w:rPr>
        <w:t xml:space="preserve">. Different operating systems use different scheduling algorithms </w:t>
      </w:r>
      <w:r w:rsidRPr="4BCA7F05" w:rsidR="77B6E16A">
        <w:rPr>
          <w:i w:val="0"/>
          <w:iCs w:val="0"/>
        </w:rPr>
        <w:t>which</w:t>
      </w:r>
      <w:r w:rsidRPr="4BCA7F05" w:rsidR="5A054544">
        <w:rPr>
          <w:i w:val="0"/>
          <w:iCs w:val="0"/>
        </w:rPr>
        <w:t xml:space="preserve"> likely contribut</w:t>
      </w:r>
      <w:r w:rsidRPr="4BCA7F05" w:rsidR="77B6E16A">
        <w:rPr>
          <w:i w:val="0"/>
          <w:iCs w:val="0"/>
        </w:rPr>
        <w:t xml:space="preserve">ed </w:t>
      </w:r>
      <w:r w:rsidRPr="4BCA7F05" w:rsidR="5A054544">
        <w:rPr>
          <w:i w:val="0"/>
          <w:iCs w:val="0"/>
        </w:rPr>
        <w:t xml:space="preserve">to </w:t>
      </w:r>
      <w:r w:rsidRPr="4BCA7F05" w:rsidR="7125CD84">
        <w:rPr>
          <w:i w:val="0"/>
          <w:iCs w:val="0"/>
        </w:rPr>
        <w:t xml:space="preserve">some of the </w:t>
      </w:r>
      <w:r w:rsidRPr="4BCA7F05" w:rsidR="5A054544">
        <w:rPr>
          <w:i w:val="0"/>
          <w:iCs w:val="0"/>
        </w:rPr>
        <w:t>differen</w:t>
      </w:r>
      <w:r w:rsidRPr="4BCA7F05" w:rsidR="7125CD84">
        <w:rPr>
          <w:i w:val="0"/>
          <w:iCs w:val="0"/>
        </w:rPr>
        <w:t>ce in</w:t>
      </w:r>
      <w:r w:rsidRPr="4BCA7F05" w:rsidR="5A054544">
        <w:rPr>
          <w:i w:val="0"/>
          <w:iCs w:val="0"/>
        </w:rPr>
        <w:t xml:space="preserve"> performance for </w:t>
      </w:r>
      <w:r w:rsidRPr="4BCA7F05" w:rsidR="7125CD84">
        <w:rPr>
          <w:i w:val="0"/>
          <w:iCs w:val="0"/>
        </w:rPr>
        <w:t xml:space="preserve">the </w:t>
      </w:r>
      <w:r w:rsidRPr="4BCA7F05" w:rsidR="5A054544">
        <w:rPr>
          <w:i w:val="0"/>
          <w:iCs w:val="0"/>
        </w:rPr>
        <w:t>same language on different machines</w:t>
      </w:r>
      <w:r w:rsidRPr="4BCA7F05" w:rsidR="7125CD84">
        <w:rPr>
          <w:i w:val="0"/>
          <w:iCs w:val="0"/>
        </w:rPr>
        <w:t xml:space="preserve">. </w:t>
      </w:r>
    </w:p>
    <w:p w:rsidRPr="00CA3D2D" w:rsidR="00F13209" w:rsidP="00A6352B" w:rsidRDefault="121F74B5" w14:paraId="5098D466" w14:textId="3CF68D92">
      <w:pPr>
        <w:pStyle w:val="Heading2"/>
        <w:numPr>
          <w:ilvl w:val="1"/>
          <w:numId w:val="0"/>
        </w:numPr>
        <w:ind w:firstLine="288"/>
        <w:rPr>
          <w:i w:val="0"/>
          <w:iCs w:val="0"/>
        </w:rPr>
      </w:pPr>
      <w:r w:rsidRPr="00A6352B">
        <w:rPr>
          <w:i w:val="0"/>
        </w:rPr>
        <w:t>S</w:t>
      </w:r>
      <w:r w:rsidRPr="00A6352B" w:rsidR="300D6CE0">
        <w:rPr>
          <w:i w:val="0"/>
        </w:rPr>
        <w:t xml:space="preserve">ome of the </w:t>
      </w:r>
      <w:r w:rsidRPr="00A6352B" w:rsidR="7C7C5AB5">
        <w:rPr>
          <w:i w:val="0"/>
        </w:rPr>
        <w:t xml:space="preserve">physical </w:t>
      </w:r>
      <w:r w:rsidRPr="00A6352B" w:rsidR="300D6CE0">
        <w:rPr>
          <w:i w:val="0"/>
        </w:rPr>
        <w:t>limitations</w:t>
      </w:r>
      <w:r w:rsidRPr="00A6352B" w:rsidR="1E3E66FF">
        <w:rPr>
          <w:i w:val="0"/>
        </w:rPr>
        <w:t xml:space="preserve"> when running each of the individual languages involve </w:t>
      </w:r>
      <w:r w:rsidRPr="00A6352B" w:rsidR="7C7C5AB5">
        <w:rPr>
          <w:i w:val="0"/>
        </w:rPr>
        <w:t>the number of cores that each CPU has</w:t>
      </w:r>
      <w:r w:rsidRPr="00A6352B" w:rsidR="35F052E8">
        <w:rPr>
          <w:i w:val="0"/>
        </w:rPr>
        <w:t xml:space="preserve"> and the different type of CPU that was </w:t>
      </w:r>
      <w:r w:rsidRPr="00A6352B" w:rsidR="3BB0EF43">
        <w:rPr>
          <w:i w:val="0"/>
        </w:rPr>
        <w:t xml:space="preserve">in each computer. AMD CPU’s have been known for better multithreading whereas </w:t>
      </w:r>
      <w:r w:rsidRPr="00A6352B" w:rsidR="490296E2">
        <w:rPr>
          <w:i w:val="0"/>
        </w:rPr>
        <w:t xml:space="preserve">Intel CPU is more geared towards </w:t>
      </w:r>
      <w:r w:rsidRPr="00A6352B">
        <w:rPr>
          <w:i w:val="0"/>
        </w:rPr>
        <w:t xml:space="preserve">throughput and power. </w:t>
      </w:r>
      <w:r w:rsidRPr="4BCA7F05">
        <w:rPr>
          <w:i w:val="0"/>
          <w:iCs w:val="0"/>
        </w:rPr>
        <w:t xml:space="preserve"> </w:t>
      </w:r>
    </w:p>
    <w:p w:rsidR="4BCA7F05" w:rsidP="00A6352B" w:rsidRDefault="7AABC686" w14:paraId="2B58B2BB" w14:textId="2BC344A7">
      <w:pPr>
        <w:pStyle w:val="Text"/>
      </w:pPr>
      <w:r>
        <w:t xml:space="preserve">A likely significant contributor to the differences in performance is the use of different scheduling algorithms across the operating systems. Ubuntu uses Completely Fair Scheduler (CFS), but also allows for customization of scheduling. FreeBSD uses ULE, which is associated with processor affinity and sets priority based on interactivity. Windows10 uses multilevel feedback queue (MLFQ), which prioritizes assigning processes based on CPU burst characteristics. </w:t>
      </w:r>
    </w:p>
    <w:p w:rsidR="4BCA7F05" w:rsidP="4BCA7F05" w:rsidRDefault="4BCA7F05" w14:paraId="31B08AEC" w14:textId="5DFB5BB5">
      <w:pPr>
        <w:pStyle w:val="Text"/>
      </w:pPr>
    </w:p>
    <w:p w:rsidR="00B13AD2" w:rsidP="00654C23" w:rsidRDefault="0E3191BB" w14:paraId="2AFB9E8A" w14:textId="10E7A576">
      <w:pPr>
        <w:pStyle w:val="Heading1"/>
      </w:pPr>
      <w:r>
        <w:t>F</w:t>
      </w:r>
      <w:r w:rsidR="21C1995D">
        <w:t>uture Work</w:t>
      </w:r>
    </w:p>
    <w:p w:rsidRPr="00CF629A" w:rsidR="00CF629A" w:rsidP="00A6352B" w:rsidRDefault="570F3EB9" w14:paraId="1FFEA6C5" w14:textId="41090366">
      <w:pPr>
        <w:ind w:firstLine="720"/>
        <w:jc w:val="left"/>
      </w:pPr>
      <w:r>
        <w:t xml:space="preserve">Future work </w:t>
      </w:r>
      <w:r w:rsidR="42DDBC5E">
        <w:t xml:space="preserve">that has been considered is standardizing the CPU’s used. Every individual has a different CPU </w:t>
      </w:r>
      <w:r w:rsidR="3AF042A6">
        <w:t xml:space="preserve">installed on their computers and that has a potential to affect performance </w:t>
      </w:r>
      <w:r w:rsidR="6AEA9D62">
        <w:t>of each of</w:t>
      </w:r>
      <w:r w:rsidR="3AF042A6">
        <w:t xml:space="preserve"> the </w:t>
      </w:r>
      <w:r w:rsidR="6AEA9D62">
        <w:t xml:space="preserve">languages concurrent processes on the operating systems. A consideration would be to determine the performance between </w:t>
      </w:r>
      <w:r w:rsidR="00B84925">
        <w:t>same type of</w:t>
      </w:r>
      <w:r w:rsidR="6AEA9D62">
        <w:t xml:space="preserve"> </w:t>
      </w:r>
      <w:proofErr w:type="gramStart"/>
      <w:r w:rsidR="6AEA9D62">
        <w:t>CPU’s</w:t>
      </w:r>
      <w:proofErr w:type="gramEnd"/>
      <w:r w:rsidR="6AEA9D62">
        <w:t xml:space="preserve"> with different GHz. As we have a range from 1.59 to 3.59GHz </w:t>
      </w:r>
      <w:r w:rsidR="00B84925">
        <w:t xml:space="preserve">with both AMD and Intel </w:t>
      </w:r>
      <w:r w:rsidR="6AEA9D62">
        <w:t xml:space="preserve">which allows the CPU to interpret instructions. </w:t>
      </w:r>
      <w:r>
        <w:t xml:space="preserve">Additional work could include </w:t>
      </w:r>
      <w:r w:rsidR="17CA5659">
        <w:t>manipulating Ubuntu’s</w:t>
      </w:r>
      <w:r>
        <w:t xml:space="preserve"> scheduling algorithms. The </w:t>
      </w:r>
      <w:proofErr w:type="spellStart"/>
      <w:r>
        <w:t>chrt</w:t>
      </w:r>
      <w:proofErr w:type="spellEnd"/>
      <w:r>
        <w:t xml:space="preserve"> utility</w:t>
      </w:r>
      <w:r w:rsidR="17CA5659">
        <w:t xml:space="preserve"> specifically</w:t>
      </w:r>
      <w:r>
        <w:t xml:space="preserve"> can change Ubuntu’s scheduling policy. </w:t>
      </w:r>
    </w:p>
    <w:p w:rsidRPr="00486B3A" w:rsidR="00B13AD2" w:rsidP="00182113" w:rsidRDefault="00B13AD2" w14:paraId="561235F4" w14:textId="77777777">
      <w:pPr>
        <w:jc w:val="left"/>
      </w:pPr>
    </w:p>
    <w:p w:rsidR="001C00E5" w:rsidRDefault="78B680D8" w14:paraId="4CEBBF39" w14:textId="1FCCD4B6">
      <w:pPr>
        <w:pStyle w:val="Heading1"/>
      </w:pPr>
      <w:r>
        <w:t>Bibliography</w:t>
      </w:r>
    </w:p>
    <w:p w:rsidR="00C7400D" w:rsidP="00A6352B" w:rsidRDefault="00DE38D1" w14:paraId="7B047F71" w14:textId="77777777">
      <w:pPr>
        <w:jc w:val="both"/>
        <w:rPr>
          <w:noProof/>
          <w:lang w:eastAsia="ja-JP"/>
        </w:rPr>
      </w:pPr>
      <w:r>
        <w:fldChar w:fldCharType="begin"/>
      </w:r>
      <w:ins w:author="Villagomez, Odyssey" w:date="2022-05-09T13:53:00Z" w:id="2">
        <w:r>
          <w:instrText xml:space="preserve"> BIBLIOGRAPHY  \l 1033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6"/>
        <w:gridCol w:w="4787"/>
      </w:tblGrid>
      <w:tr w:rsidR="00C7400D" w14:paraId="4A66412C" w14:textId="77777777">
        <w:trPr>
          <w:divId w:val="2130706505"/>
          <w:tblCellSpacing w:w="15" w:type="dxa"/>
        </w:trPr>
        <w:tc>
          <w:tcPr>
            <w:tcW w:w="50" w:type="pct"/>
            <w:hideMark/>
          </w:tcPr>
          <w:p w:rsidR="00C7400D" w:rsidRDefault="00C7400D" w14:paraId="69C92817" w14:textId="759F4AC6">
            <w:pPr>
              <w:pStyle w:val="Bibliography"/>
              <w:rPr>
                <w:noProof/>
                <w:sz w:val="24"/>
                <w:szCs w:val="24"/>
              </w:rPr>
            </w:pPr>
            <w:r>
              <w:rPr>
                <w:noProof/>
              </w:rPr>
              <w:t xml:space="preserve">[1] </w:t>
            </w:r>
          </w:p>
        </w:tc>
        <w:tc>
          <w:tcPr>
            <w:tcW w:w="0" w:type="auto"/>
            <w:hideMark/>
          </w:tcPr>
          <w:p w:rsidR="00C7400D" w:rsidRDefault="00C7400D" w14:paraId="6513F9E2" w14:textId="77777777">
            <w:pPr>
              <w:pStyle w:val="Bibliography"/>
              <w:rPr>
                <w:noProof/>
              </w:rPr>
            </w:pPr>
            <w:r>
              <w:rPr>
                <w:noProof/>
              </w:rPr>
              <w:t>"Multithreading Concepts," Oracle, [Online]. Available: https://docs.oracle.com/cd/E19253-01/816-5137/mtintro-25092/index.html. [Accessed 22 February 2022].</w:t>
            </w:r>
          </w:p>
        </w:tc>
      </w:tr>
      <w:tr w:rsidR="00C7400D" w14:paraId="6E67FB0D" w14:textId="77777777">
        <w:trPr>
          <w:divId w:val="2130706505"/>
          <w:tblCellSpacing w:w="15" w:type="dxa"/>
        </w:trPr>
        <w:tc>
          <w:tcPr>
            <w:tcW w:w="50" w:type="pct"/>
            <w:hideMark/>
          </w:tcPr>
          <w:p w:rsidR="00C7400D" w:rsidRDefault="00C7400D" w14:paraId="4FDF084E" w14:textId="77777777">
            <w:pPr>
              <w:pStyle w:val="Bibliography"/>
              <w:rPr>
                <w:noProof/>
              </w:rPr>
            </w:pPr>
            <w:r>
              <w:rPr>
                <w:noProof/>
              </w:rPr>
              <w:t xml:space="preserve">[2] </w:t>
            </w:r>
          </w:p>
        </w:tc>
        <w:tc>
          <w:tcPr>
            <w:tcW w:w="0" w:type="auto"/>
            <w:hideMark/>
          </w:tcPr>
          <w:p w:rsidR="00C7400D" w:rsidRDefault="00C7400D" w14:paraId="3A4E7194" w14:textId="77777777">
            <w:pPr>
              <w:pStyle w:val="Bibliography"/>
              <w:rPr>
                <w:noProof/>
              </w:rPr>
            </w:pPr>
            <w:r>
              <w:rPr>
                <w:noProof/>
              </w:rPr>
              <w:t>"Concurrency vs Parallelism," TutorialsPoint, 2022. [Online]. Available: https://www.tutorialspoint.com/concurrency_in_python/concurrency_in_python_concurrency_vs_parallelism.htm. [Accessed 2 May 2022].</w:t>
            </w:r>
          </w:p>
        </w:tc>
      </w:tr>
      <w:tr w:rsidR="00C7400D" w14:paraId="296BC55B" w14:textId="77777777">
        <w:trPr>
          <w:divId w:val="2130706505"/>
          <w:tblCellSpacing w:w="15" w:type="dxa"/>
        </w:trPr>
        <w:tc>
          <w:tcPr>
            <w:tcW w:w="50" w:type="pct"/>
            <w:hideMark/>
          </w:tcPr>
          <w:p w:rsidR="00C7400D" w:rsidRDefault="00C7400D" w14:paraId="26171C15" w14:textId="77777777">
            <w:pPr>
              <w:pStyle w:val="Bibliography"/>
              <w:rPr>
                <w:noProof/>
              </w:rPr>
            </w:pPr>
            <w:r>
              <w:rPr>
                <w:noProof/>
              </w:rPr>
              <w:t xml:space="preserve">[3] </w:t>
            </w:r>
          </w:p>
        </w:tc>
        <w:tc>
          <w:tcPr>
            <w:tcW w:w="0" w:type="auto"/>
            <w:hideMark/>
          </w:tcPr>
          <w:p w:rsidR="00C7400D" w:rsidRDefault="00C7400D" w14:paraId="5F9D1CEE" w14:textId="77777777">
            <w:pPr>
              <w:pStyle w:val="Bibliography"/>
              <w:rPr>
                <w:noProof/>
              </w:rPr>
            </w:pPr>
            <w:r>
              <w:rPr>
                <w:noProof/>
              </w:rPr>
              <w:t>"Python Multiprocessing," ZetCode, 29 Nov 2021. [Online]. Available: https://zetcode.com/python/multiprocessing/. [Accessed 2 May 2022].</w:t>
            </w:r>
          </w:p>
        </w:tc>
      </w:tr>
      <w:tr w:rsidR="00C7400D" w14:paraId="513EDE15" w14:textId="77777777">
        <w:trPr>
          <w:divId w:val="2130706505"/>
          <w:tblCellSpacing w:w="15" w:type="dxa"/>
        </w:trPr>
        <w:tc>
          <w:tcPr>
            <w:tcW w:w="50" w:type="pct"/>
            <w:hideMark/>
          </w:tcPr>
          <w:p w:rsidR="00C7400D" w:rsidRDefault="00C7400D" w14:paraId="267F074E" w14:textId="77777777">
            <w:pPr>
              <w:pStyle w:val="Bibliography"/>
              <w:rPr>
                <w:noProof/>
              </w:rPr>
            </w:pPr>
            <w:r>
              <w:rPr>
                <w:noProof/>
              </w:rPr>
              <w:t xml:space="preserve">[4] </w:t>
            </w:r>
          </w:p>
        </w:tc>
        <w:tc>
          <w:tcPr>
            <w:tcW w:w="0" w:type="auto"/>
            <w:hideMark/>
          </w:tcPr>
          <w:p w:rsidR="00C7400D" w:rsidRDefault="00C7400D" w14:paraId="72480D9B" w14:textId="77777777">
            <w:pPr>
              <w:pStyle w:val="Bibliography"/>
              <w:rPr>
                <w:noProof/>
              </w:rPr>
            </w:pPr>
            <w:r>
              <w:rPr>
                <w:noProof/>
              </w:rPr>
              <w:t>"Multithreading Concepts," Oracle, 2010. [Online]. Available: https://docs.oracle.com/cd/E19253-01/816-5137/mtintro-25092/index.html. [Accessed 2 May 2022].</w:t>
            </w:r>
          </w:p>
        </w:tc>
      </w:tr>
      <w:tr w:rsidR="00C7400D" w14:paraId="32A4250F" w14:textId="77777777">
        <w:trPr>
          <w:divId w:val="2130706505"/>
          <w:tblCellSpacing w:w="15" w:type="dxa"/>
        </w:trPr>
        <w:tc>
          <w:tcPr>
            <w:tcW w:w="50" w:type="pct"/>
            <w:hideMark/>
          </w:tcPr>
          <w:p w:rsidR="00C7400D" w:rsidRDefault="00C7400D" w14:paraId="73DA9F52" w14:textId="77777777">
            <w:pPr>
              <w:pStyle w:val="Bibliography"/>
              <w:rPr>
                <w:noProof/>
              </w:rPr>
            </w:pPr>
            <w:r>
              <w:rPr>
                <w:noProof/>
              </w:rPr>
              <w:t xml:space="preserve">[5] </w:t>
            </w:r>
          </w:p>
        </w:tc>
        <w:tc>
          <w:tcPr>
            <w:tcW w:w="0" w:type="auto"/>
            <w:hideMark/>
          </w:tcPr>
          <w:p w:rsidR="00C7400D" w:rsidRDefault="00C7400D" w14:paraId="251F08DF" w14:textId="77777777">
            <w:pPr>
              <w:pStyle w:val="Bibliography"/>
              <w:rPr>
                <w:noProof/>
              </w:rPr>
            </w:pPr>
            <w:r>
              <w:rPr>
                <w:noProof/>
              </w:rPr>
              <w:t>"Desktop PC operating system market share worldwide, from January 2013 to June 2021," Statista, Jan 2022. [Online]. Available: https://www.statista.com/statistics/218089/global-market-share-of-windows-7/. [Accessed 2 May 2022].</w:t>
            </w:r>
          </w:p>
        </w:tc>
      </w:tr>
      <w:tr w:rsidR="00C7400D" w14:paraId="6F19D6C5" w14:textId="77777777">
        <w:trPr>
          <w:divId w:val="2130706505"/>
          <w:tblCellSpacing w:w="15" w:type="dxa"/>
        </w:trPr>
        <w:tc>
          <w:tcPr>
            <w:tcW w:w="50" w:type="pct"/>
            <w:hideMark/>
          </w:tcPr>
          <w:p w:rsidR="00C7400D" w:rsidRDefault="00C7400D" w14:paraId="5E2E8651" w14:textId="77777777">
            <w:pPr>
              <w:pStyle w:val="Bibliography"/>
              <w:rPr>
                <w:noProof/>
              </w:rPr>
            </w:pPr>
            <w:r>
              <w:rPr>
                <w:noProof/>
              </w:rPr>
              <w:t xml:space="preserve">[6] </w:t>
            </w:r>
          </w:p>
        </w:tc>
        <w:tc>
          <w:tcPr>
            <w:tcW w:w="0" w:type="auto"/>
            <w:hideMark/>
          </w:tcPr>
          <w:p w:rsidR="00C7400D" w:rsidRDefault="00C7400D" w14:paraId="39E3B169" w14:textId="77777777">
            <w:pPr>
              <w:pStyle w:val="Bibliography"/>
              <w:rPr>
                <w:noProof/>
              </w:rPr>
            </w:pPr>
            <w:r>
              <w:rPr>
                <w:noProof/>
              </w:rPr>
              <w:t>"FreeBSD The Power To Serve," The FreeBSD Project, 1995. [Online]. Available: https://www.freebsd.org/. [Accessed 31 03 2022].</w:t>
            </w:r>
          </w:p>
        </w:tc>
      </w:tr>
      <w:tr w:rsidR="00C7400D" w14:paraId="07235958" w14:textId="77777777">
        <w:trPr>
          <w:divId w:val="2130706505"/>
          <w:tblCellSpacing w:w="15" w:type="dxa"/>
        </w:trPr>
        <w:tc>
          <w:tcPr>
            <w:tcW w:w="50" w:type="pct"/>
            <w:hideMark/>
          </w:tcPr>
          <w:p w:rsidR="00C7400D" w:rsidRDefault="00C7400D" w14:paraId="4D51244C" w14:textId="77777777">
            <w:pPr>
              <w:pStyle w:val="Bibliography"/>
              <w:rPr>
                <w:noProof/>
              </w:rPr>
            </w:pPr>
            <w:r>
              <w:rPr>
                <w:noProof/>
              </w:rPr>
              <w:t xml:space="preserve">[7] </w:t>
            </w:r>
          </w:p>
        </w:tc>
        <w:tc>
          <w:tcPr>
            <w:tcW w:w="0" w:type="auto"/>
            <w:hideMark/>
          </w:tcPr>
          <w:p w:rsidR="00C7400D" w:rsidRDefault="00C7400D" w14:paraId="3CEA64A1" w14:textId="77777777">
            <w:pPr>
              <w:pStyle w:val="Bibliography"/>
              <w:rPr>
                <w:noProof/>
              </w:rPr>
            </w:pPr>
            <w:r>
              <w:rPr>
                <w:noProof/>
              </w:rPr>
              <w:t>"What is linux?," Red Hat - We make open source technologies for the enterprise, 27 02 2019. [Online]. Available: https://www.redhat.com/en/topics/linux/what-is-linux. [Accessed 31 03 2022].</w:t>
            </w:r>
          </w:p>
        </w:tc>
      </w:tr>
      <w:tr w:rsidR="00C7400D" w14:paraId="731D710B" w14:textId="77777777">
        <w:trPr>
          <w:divId w:val="2130706505"/>
          <w:tblCellSpacing w:w="15" w:type="dxa"/>
        </w:trPr>
        <w:tc>
          <w:tcPr>
            <w:tcW w:w="50" w:type="pct"/>
            <w:hideMark/>
          </w:tcPr>
          <w:p w:rsidR="00C7400D" w:rsidRDefault="00C7400D" w14:paraId="72274B2C" w14:textId="77777777">
            <w:pPr>
              <w:pStyle w:val="Bibliography"/>
              <w:rPr>
                <w:noProof/>
              </w:rPr>
            </w:pPr>
            <w:r>
              <w:rPr>
                <w:noProof/>
              </w:rPr>
              <w:t xml:space="preserve">[8] </w:t>
            </w:r>
          </w:p>
        </w:tc>
        <w:tc>
          <w:tcPr>
            <w:tcW w:w="0" w:type="auto"/>
            <w:hideMark/>
          </w:tcPr>
          <w:p w:rsidR="00C7400D" w:rsidRDefault="00C7400D" w14:paraId="687BDEC1" w14:textId="77777777">
            <w:pPr>
              <w:pStyle w:val="Bibliography"/>
              <w:rPr>
                <w:noProof/>
              </w:rPr>
            </w:pPr>
            <w:r>
              <w:rPr>
                <w:noProof/>
              </w:rPr>
              <w:t>R. Cox, F. Kaashoek and R. Morris, "Xv6, a simple Unix-like teaching operating system," Massachusets of Institute of Technology, 22 09 2021. [Online]. Available: https://pdos.csail.mit.edu/6.828/2012/xv6.html. [Accessed 31 March 2022].</w:t>
            </w:r>
          </w:p>
        </w:tc>
      </w:tr>
      <w:tr w:rsidR="00C7400D" w14:paraId="5C7E04E5" w14:textId="77777777">
        <w:trPr>
          <w:divId w:val="2130706505"/>
          <w:tblCellSpacing w:w="15" w:type="dxa"/>
        </w:trPr>
        <w:tc>
          <w:tcPr>
            <w:tcW w:w="50" w:type="pct"/>
            <w:hideMark/>
          </w:tcPr>
          <w:p w:rsidR="00C7400D" w:rsidRDefault="00C7400D" w14:paraId="4B86B885" w14:textId="77777777">
            <w:pPr>
              <w:pStyle w:val="Bibliography"/>
              <w:rPr>
                <w:noProof/>
              </w:rPr>
            </w:pPr>
            <w:r>
              <w:rPr>
                <w:noProof/>
              </w:rPr>
              <w:t xml:space="preserve">[9] </w:t>
            </w:r>
          </w:p>
        </w:tc>
        <w:tc>
          <w:tcPr>
            <w:tcW w:w="0" w:type="auto"/>
            <w:hideMark/>
          </w:tcPr>
          <w:p w:rsidR="00C7400D" w:rsidRDefault="00C7400D" w14:paraId="0A61942C" w14:textId="77777777">
            <w:pPr>
              <w:pStyle w:val="Bibliography"/>
              <w:rPr>
                <w:noProof/>
              </w:rPr>
            </w:pPr>
            <w:r>
              <w:rPr>
                <w:noProof/>
              </w:rPr>
              <w:t>"Python," Python Software Foundation, 26 April 2022. [Online]. Available: https://docs.python.org/3/library/multiprocessing.html#sharing-state-between-processes. [Accessed 30 April 2022].</w:t>
            </w:r>
          </w:p>
        </w:tc>
      </w:tr>
      <w:tr w:rsidR="00C7400D" w14:paraId="15F18C51" w14:textId="77777777">
        <w:trPr>
          <w:divId w:val="2130706505"/>
          <w:tblCellSpacing w:w="15" w:type="dxa"/>
        </w:trPr>
        <w:tc>
          <w:tcPr>
            <w:tcW w:w="50" w:type="pct"/>
            <w:hideMark/>
          </w:tcPr>
          <w:p w:rsidR="00C7400D" w:rsidRDefault="00C7400D" w14:paraId="698EA5C6" w14:textId="77777777">
            <w:pPr>
              <w:pStyle w:val="Bibliography"/>
              <w:rPr>
                <w:noProof/>
              </w:rPr>
            </w:pPr>
            <w:r>
              <w:rPr>
                <w:noProof/>
              </w:rPr>
              <w:t xml:space="preserve">[10] </w:t>
            </w:r>
          </w:p>
        </w:tc>
        <w:tc>
          <w:tcPr>
            <w:tcW w:w="0" w:type="auto"/>
            <w:hideMark/>
          </w:tcPr>
          <w:p w:rsidR="00C7400D" w:rsidRDefault="00C7400D" w14:paraId="207A7BF1" w14:textId="77777777">
            <w:pPr>
              <w:pStyle w:val="Bibliography"/>
              <w:rPr>
                <w:noProof/>
              </w:rPr>
            </w:pPr>
            <w:r>
              <w:rPr>
                <w:noProof/>
              </w:rPr>
              <w:t>"Class ProcessBuilder," Java Platform, May 2022. [Online]. Available: https://docs.oracle.com/javase/7/docs/api/java/lang/ProcessBuilder.html. [Accessed May 2022].</w:t>
            </w:r>
          </w:p>
        </w:tc>
      </w:tr>
      <w:tr w:rsidR="00C7400D" w14:paraId="66929510" w14:textId="77777777">
        <w:trPr>
          <w:divId w:val="2130706505"/>
          <w:tblCellSpacing w:w="15" w:type="dxa"/>
        </w:trPr>
        <w:tc>
          <w:tcPr>
            <w:tcW w:w="50" w:type="pct"/>
            <w:hideMark/>
          </w:tcPr>
          <w:p w:rsidR="00C7400D" w:rsidRDefault="00C7400D" w14:paraId="6EA0C901" w14:textId="77777777">
            <w:pPr>
              <w:pStyle w:val="Bibliography"/>
              <w:rPr>
                <w:noProof/>
              </w:rPr>
            </w:pPr>
            <w:r>
              <w:rPr>
                <w:noProof/>
              </w:rPr>
              <w:t xml:space="preserve">[11] </w:t>
            </w:r>
          </w:p>
        </w:tc>
        <w:tc>
          <w:tcPr>
            <w:tcW w:w="0" w:type="auto"/>
            <w:hideMark/>
          </w:tcPr>
          <w:p w:rsidR="00C7400D" w:rsidRDefault="00C7400D" w14:paraId="294C1371" w14:textId="77777777">
            <w:pPr>
              <w:pStyle w:val="Bibliography"/>
              <w:rPr>
                <w:noProof/>
              </w:rPr>
            </w:pPr>
            <w:r>
              <w:rPr>
                <w:noProof/>
              </w:rPr>
              <w:t>"Merge sort using ArrayList in Java with example," 27 July 2017. [Online]. Available: https://www.withexample.com/merge-sort-using-arraylist-java-example/. [Accessed May 2022].</w:t>
            </w:r>
          </w:p>
        </w:tc>
      </w:tr>
      <w:tr w:rsidR="00C7400D" w14:paraId="7CA8A276" w14:textId="77777777">
        <w:trPr>
          <w:divId w:val="2130706505"/>
          <w:tblCellSpacing w:w="15" w:type="dxa"/>
        </w:trPr>
        <w:tc>
          <w:tcPr>
            <w:tcW w:w="50" w:type="pct"/>
            <w:hideMark/>
          </w:tcPr>
          <w:p w:rsidR="00C7400D" w:rsidRDefault="00C7400D" w14:paraId="206D7DCD" w14:textId="77777777">
            <w:pPr>
              <w:pStyle w:val="Bibliography"/>
              <w:rPr>
                <w:noProof/>
              </w:rPr>
            </w:pPr>
            <w:r>
              <w:rPr>
                <w:noProof/>
              </w:rPr>
              <w:t xml:space="preserve">[12] </w:t>
            </w:r>
          </w:p>
        </w:tc>
        <w:tc>
          <w:tcPr>
            <w:tcW w:w="0" w:type="auto"/>
            <w:hideMark/>
          </w:tcPr>
          <w:p w:rsidR="00C7400D" w:rsidRDefault="00C7400D" w14:paraId="237FE609" w14:textId="77777777">
            <w:pPr>
              <w:pStyle w:val="Bibliography"/>
              <w:rPr>
                <w:noProof/>
              </w:rPr>
            </w:pPr>
            <w:r>
              <w:rPr>
                <w:noProof/>
              </w:rPr>
              <w:t>"What is the maximum resident set size," Quick Adviser, 1 Feb 2020. [Online]. Available: https://quick-adviser.com/what-is-the-maximum-resident-set-size/. [Accessed 8 May 2022].</w:t>
            </w:r>
          </w:p>
        </w:tc>
      </w:tr>
      <w:tr w:rsidR="00C7400D" w14:paraId="51819E29" w14:textId="77777777">
        <w:trPr>
          <w:divId w:val="2130706505"/>
          <w:tblCellSpacing w:w="15" w:type="dxa"/>
        </w:trPr>
        <w:tc>
          <w:tcPr>
            <w:tcW w:w="50" w:type="pct"/>
            <w:hideMark/>
          </w:tcPr>
          <w:p w:rsidR="00C7400D" w:rsidRDefault="00C7400D" w14:paraId="6C6D75BC" w14:textId="77777777">
            <w:pPr>
              <w:pStyle w:val="Bibliography"/>
              <w:rPr>
                <w:noProof/>
              </w:rPr>
            </w:pPr>
            <w:r>
              <w:rPr>
                <w:noProof/>
              </w:rPr>
              <w:t xml:space="preserve">[13] </w:t>
            </w:r>
          </w:p>
        </w:tc>
        <w:tc>
          <w:tcPr>
            <w:tcW w:w="0" w:type="auto"/>
            <w:hideMark/>
          </w:tcPr>
          <w:p w:rsidR="00C7400D" w:rsidRDefault="00C7400D" w14:paraId="3E4AAAA7" w14:textId="77777777">
            <w:pPr>
              <w:pStyle w:val="Bibliography"/>
              <w:rPr>
                <w:noProof/>
              </w:rPr>
            </w:pPr>
            <w:r>
              <w:rPr>
                <w:noProof/>
              </w:rPr>
              <w:t>"Code Optimization in Compiler Design," 03 Jul 2020. [Online]. Available: https://www.geeksforgeeks.org/code-optimization-in-compiler-design/. [Accessed May 2022].</w:t>
            </w:r>
          </w:p>
        </w:tc>
      </w:tr>
      <w:tr w:rsidR="00C7400D" w14:paraId="7E86CC73" w14:textId="77777777">
        <w:trPr>
          <w:divId w:val="2130706505"/>
          <w:tblCellSpacing w:w="15" w:type="dxa"/>
        </w:trPr>
        <w:tc>
          <w:tcPr>
            <w:tcW w:w="50" w:type="pct"/>
            <w:hideMark/>
          </w:tcPr>
          <w:p w:rsidR="00C7400D" w:rsidRDefault="00C7400D" w14:paraId="749D6E65" w14:textId="77777777">
            <w:pPr>
              <w:pStyle w:val="Bibliography"/>
              <w:rPr>
                <w:noProof/>
              </w:rPr>
            </w:pPr>
            <w:r>
              <w:rPr>
                <w:noProof/>
              </w:rPr>
              <w:t xml:space="preserve">[14] </w:t>
            </w:r>
          </w:p>
        </w:tc>
        <w:tc>
          <w:tcPr>
            <w:tcW w:w="0" w:type="auto"/>
            <w:hideMark/>
          </w:tcPr>
          <w:p w:rsidR="00C7400D" w:rsidRDefault="00C7400D" w14:paraId="56A12149" w14:textId="77777777">
            <w:pPr>
              <w:pStyle w:val="Bibliography"/>
              <w:rPr>
                <w:noProof/>
              </w:rPr>
            </w:pPr>
            <w:r>
              <w:rPr>
                <w:noProof/>
              </w:rPr>
              <w:t>Jakub, "Compiled vs Interpreted Programming Languages," 27 May 2020. [Online]. Available: https://finematics.com/compiled-vs-interpreted-programming-languages/. [Accessed May 2022].</w:t>
            </w:r>
          </w:p>
        </w:tc>
      </w:tr>
      <w:tr w:rsidR="00C7400D" w14:paraId="1BAE0DEE" w14:textId="77777777">
        <w:trPr>
          <w:divId w:val="2130706505"/>
          <w:tblCellSpacing w:w="15" w:type="dxa"/>
        </w:trPr>
        <w:tc>
          <w:tcPr>
            <w:tcW w:w="50" w:type="pct"/>
            <w:hideMark/>
          </w:tcPr>
          <w:p w:rsidR="00C7400D" w:rsidRDefault="00C7400D" w14:paraId="145E5D4D" w14:textId="77777777">
            <w:pPr>
              <w:pStyle w:val="Bibliography"/>
              <w:rPr>
                <w:noProof/>
              </w:rPr>
            </w:pPr>
            <w:r>
              <w:rPr>
                <w:noProof/>
              </w:rPr>
              <w:t xml:space="preserve">[15] </w:t>
            </w:r>
          </w:p>
        </w:tc>
        <w:tc>
          <w:tcPr>
            <w:tcW w:w="0" w:type="auto"/>
            <w:hideMark/>
          </w:tcPr>
          <w:p w:rsidR="00C7400D" w:rsidRDefault="00C7400D" w14:paraId="032E20D4" w14:textId="77777777">
            <w:pPr>
              <w:pStyle w:val="Bibliography"/>
              <w:rPr>
                <w:noProof/>
              </w:rPr>
            </w:pPr>
            <w:r>
              <w:rPr>
                <w:noProof/>
              </w:rPr>
              <w:t xml:space="preserve">A. Thomasian, "Concurrency Control: Methods, Performance, and Analysis," </w:t>
            </w:r>
            <w:r>
              <w:rPr>
                <w:i/>
                <w:iCs/>
                <w:noProof/>
              </w:rPr>
              <w:t xml:space="preserve">ACM Computing Surveys, </w:t>
            </w:r>
            <w:r>
              <w:rPr>
                <w:noProof/>
              </w:rPr>
              <w:t xml:space="preserve">vol. 30, no. 1, pp. 70-199, 1998. </w:t>
            </w:r>
          </w:p>
        </w:tc>
      </w:tr>
      <w:tr w:rsidR="00C7400D" w14:paraId="2DFA71D8" w14:textId="77777777">
        <w:trPr>
          <w:divId w:val="2130706505"/>
          <w:tblCellSpacing w:w="15" w:type="dxa"/>
        </w:trPr>
        <w:tc>
          <w:tcPr>
            <w:tcW w:w="50" w:type="pct"/>
            <w:hideMark/>
          </w:tcPr>
          <w:p w:rsidR="00C7400D" w:rsidRDefault="00C7400D" w14:paraId="7F591DAE" w14:textId="77777777">
            <w:pPr>
              <w:pStyle w:val="Bibliography"/>
              <w:rPr>
                <w:noProof/>
              </w:rPr>
            </w:pPr>
            <w:r>
              <w:rPr>
                <w:noProof/>
              </w:rPr>
              <w:t xml:space="preserve">[16] </w:t>
            </w:r>
          </w:p>
        </w:tc>
        <w:tc>
          <w:tcPr>
            <w:tcW w:w="0" w:type="auto"/>
            <w:hideMark/>
          </w:tcPr>
          <w:p w:rsidR="00C7400D" w:rsidRDefault="00C7400D" w14:paraId="18D4923A" w14:textId="77777777">
            <w:pPr>
              <w:pStyle w:val="Bibliography"/>
              <w:rPr>
                <w:noProof/>
              </w:rPr>
            </w:pPr>
            <w:r>
              <w:rPr>
                <w:noProof/>
              </w:rPr>
              <w:t xml:space="preserve">R. Agrawal, M. Carey and M. Livny, "Concurrency Control Performance Modeling: Alternatives and Implications," </w:t>
            </w:r>
            <w:r>
              <w:rPr>
                <w:i/>
                <w:iCs/>
                <w:noProof/>
              </w:rPr>
              <w:t xml:space="preserve">ACM Transactions on Database Systems, </w:t>
            </w:r>
            <w:r>
              <w:rPr>
                <w:noProof/>
              </w:rPr>
              <w:t xml:space="preserve">vol. 12, no. 4, pp. 609-654, 1987. </w:t>
            </w:r>
          </w:p>
        </w:tc>
      </w:tr>
      <w:tr w:rsidR="00C7400D" w14:paraId="20F08D55" w14:textId="77777777">
        <w:trPr>
          <w:divId w:val="2130706505"/>
          <w:tblCellSpacing w:w="15" w:type="dxa"/>
        </w:trPr>
        <w:tc>
          <w:tcPr>
            <w:tcW w:w="50" w:type="pct"/>
            <w:hideMark/>
          </w:tcPr>
          <w:p w:rsidR="00C7400D" w:rsidRDefault="00C7400D" w14:paraId="7BEE3CD6" w14:textId="77777777">
            <w:pPr>
              <w:pStyle w:val="Bibliography"/>
              <w:rPr>
                <w:noProof/>
              </w:rPr>
            </w:pPr>
            <w:r>
              <w:rPr>
                <w:noProof/>
              </w:rPr>
              <w:t xml:space="preserve">[17] </w:t>
            </w:r>
          </w:p>
        </w:tc>
        <w:tc>
          <w:tcPr>
            <w:tcW w:w="0" w:type="auto"/>
            <w:hideMark/>
          </w:tcPr>
          <w:p w:rsidR="00C7400D" w:rsidRDefault="00C7400D" w14:paraId="7DA0E7FB" w14:textId="77777777">
            <w:pPr>
              <w:pStyle w:val="Bibliography"/>
              <w:rPr>
                <w:noProof/>
              </w:rPr>
            </w:pPr>
            <w:r>
              <w:rPr>
                <w:noProof/>
              </w:rPr>
              <w:t>"Microsoft.com," 2016. [Online]. Available: https://www.microsoft.com/en-us/research/wp-content/uploads/2016/05/chapter3.pdf. [Accessed 1 April 2022].</w:t>
            </w:r>
          </w:p>
        </w:tc>
      </w:tr>
      <w:tr w:rsidR="00C7400D" w14:paraId="3AF954CF" w14:textId="77777777">
        <w:trPr>
          <w:divId w:val="2130706505"/>
          <w:tblCellSpacing w:w="15" w:type="dxa"/>
        </w:trPr>
        <w:tc>
          <w:tcPr>
            <w:tcW w:w="50" w:type="pct"/>
            <w:hideMark/>
          </w:tcPr>
          <w:p w:rsidR="00C7400D" w:rsidRDefault="00C7400D" w14:paraId="476AC72D" w14:textId="77777777">
            <w:pPr>
              <w:pStyle w:val="Bibliography"/>
              <w:rPr>
                <w:noProof/>
              </w:rPr>
            </w:pPr>
            <w:r>
              <w:rPr>
                <w:noProof/>
              </w:rPr>
              <w:t xml:space="preserve">[18] </w:t>
            </w:r>
          </w:p>
        </w:tc>
        <w:tc>
          <w:tcPr>
            <w:tcW w:w="0" w:type="auto"/>
            <w:hideMark/>
          </w:tcPr>
          <w:p w:rsidR="00C7400D" w:rsidRDefault="00C7400D" w14:paraId="6667E642" w14:textId="77777777">
            <w:pPr>
              <w:pStyle w:val="Bibliography"/>
              <w:rPr>
                <w:noProof/>
              </w:rPr>
            </w:pPr>
            <w:r>
              <w:rPr>
                <w:noProof/>
              </w:rPr>
              <w:t>"Two Phase Locking Protocol," GeeksforGeeks.org, 2 June 2021. [Online]. Available: https://www.geeksforgeeks.org/two-phase-locking-protocol/. [Accessed 1 April 2022].</w:t>
            </w:r>
          </w:p>
        </w:tc>
      </w:tr>
      <w:tr w:rsidR="00C7400D" w14:paraId="154F9704" w14:textId="77777777">
        <w:trPr>
          <w:divId w:val="2130706505"/>
          <w:tblCellSpacing w:w="15" w:type="dxa"/>
        </w:trPr>
        <w:tc>
          <w:tcPr>
            <w:tcW w:w="50" w:type="pct"/>
            <w:hideMark/>
          </w:tcPr>
          <w:p w:rsidR="00C7400D" w:rsidRDefault="00C7400D" w14:paraId="0A375315" w14:textId="77777777">
            <w:pPr>
              <w:pStyle w:val="Bibliography"/>
              <w:rPr>
                <w:noProof/>
              </w:rPr>
            </w:pPr>
            <w:r>
              <w:rPr>
                <w:noProof/>
              </w:rPr>
              <w:t xml:space="preserve">[19] </w:t>
            </w:r>
          </w:p>
        </w:tc>
        <w:tc>
          <w:tcPr>
            <w:tcW w:w="0" w:type="auto"/>
            <w:hideMark/>
          </w:tcPr>
          <w:p w:rsidR="00C7400D" w:rsidRDefault="00C7400D" w14:paraId="077B03DB" w14:textId="77777777">
            <w:pPr>
              <w:pStyle w:val="Bibliography"/>
              <w:rPr>
                <w:noProof/>
              </w:rPr>
            </w:pPr>
            <w:r>
              <w:rPr>
                <w:noProof/>
              </w:rPr>
              <w:t>D. Poudel, "Our Tech Room," 8 Nov 2021. [Online]. Available: https://ourtechroom.com/facts/history-microsoft-windows-os/. [Accessed 30 Apr 2022].</w:t>
            </w:r>
          </w:p>
        </w:tc>
      </w:tr>
      <w:tr w:rsidR="00C7400D" w14:paraId="1D145231" w14:textId="77777777">
        <w:trPr>
          <w:divId w:val="2130706505"/>
          <w:tblCellSpacing w:w="15" w:type="dxa"/>
        </w:trPr>
        <w:tc>
          <w:tcPr>
            <w:tcW w:w="50" w:type="pct"/>
            <w:hideMark/>
          </w:tcPr>
          <w:p w:rsidR="00C7400D" w:rsidRDefault="00C7400D" w14:paraId="29613F9C" w14:textId="77777777">
            <w:pPr>
              <w:pStyle w:val="Bibliography"/>
              <w:rPr>
                <w:noProof/>
              </w:rPr>
            </w:pPr>
            <w:r>
              <w:rPr>
                <w:noProof/>
              </w:rPr>
              <w:t xml:space="preserve">[20] </w:t>
            </w:r>
          </w:p>
        </w:tc>
        <w:tc>
          <w:tcPr>
            <w:tcW w:w="0" w:type="auto"/>
            <w:hideMark/>
          </w:tcPr>
          <w:p w:rsidR="00C7400D" w:rsidRDefault="00C7400D" w14:paraId="12D1FE45" w14:textId="77777777">
            <w:pPr>
              <w:rPr>
                <w:noProof/>
              </w:rPr>
            </w:pPr>
          </w:p>
        </w:tc>
      </w:tr>
    </w:tbl>
    <w:p w:rsidR="00C7400D" w:rsidRDefault="00C7400D" w14:paraId="2FA1F353" w14:textId="77777777">
      <w:pPr>
        <w:divId w:val="2130706505"/>
        <w:rPr>
          <w:rFonts w:eastAsia="Times New Roman"/>
          <w:noProof/>
        </w:rPr>
      </w:pPr>
    </w:p>
    <w:p w:rsidRPr="00DE38D1" w:rsidR="00DE38D1" w:rsidP="00A6352B" w:rsidRDefault="00DE38D1" w14:paraId="0370E946" w14:textId="6206619B">
      <w:pPr>
        <w:jc w:val="both"/>
      </w:pPr>
      <w:r>
        <w:fldChar w:fldCharType="end"/>
      </w:r>
    </w:p>
    <w:p w:rsidR="00407D80" w:rsidP="00A6352B" w:rsidRDefault="00407D80" w14:paraId="29483B3A" w14:textId="3E2FAD47">
      <w:pPr>
        <w:jc w:val="both"/>
      </w:pPr>
    </w:p>
    <w:p w:rsidR="00185564" w:rsidP="00A6352B" w:rsidRDefault="00185564" w14:paraId="4253E26D" w14:textId="321DB914">
      <w:pPr>
        <w:divId w:val="2010521424"/>
        <w:rPr>
          <w:rFonts w:eastAsia="Times New Roman"/>
          <w:noProof/>
        </w:rPr>
      </w:pPr>
    </w:p>
    <w:p w:rsidRPr="00641429" w:rsidR="00185564" w:rsidP="00641429" w:rsidRDefault="0937A1E0" w14:paraId="1299C43A" w14:textId="4B9FFC7E">
      <w:pPr>
        <w:pStyle w:val="Heading1"/>
        <w:divId w:val="2010521424"/>
      </w:pPr>
      <w:r>
        <w:t xml:space="preserve"> </w:t>
      </w:r>
      <w:r w:rsidR="1AD37421">
        <w:t>Figures</w:t>
      </w:r>
    </w:p>
    <w:p w:rsidRPr="009A1A73" w:rsidR="009A1A73" w:rsidP="00A6352B" w:rsidRDefault="00401EC7" w14:paraId="69D89327" w14:textId="0C3BA804">
      <w:pPr>
        <w:divId w:val="2010521424"/>
      </w:pPr>
      <w:r>
        <w:rPr>
          <w:noProof/>
        </w:rPr>
        <w:drawing>
          <wp:inline distT="0" distB="0" distL="0" distR="0" wp14:anchorId="75900139" wp14:editId="3A02E0D3">
            <wp:extent cx="3124584" cy="12954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4584" cy="1295400"/>
                    </a:xfrm>
                    <a:prstGeom prst="rect">
                      <a:avLst/>
                    </a:prstGeom>
                  </pic:spPr>
                </pic:pic>
              </a:graphicData>
            </a:graphic>
          </wp:inline>
        </w:drawing>
      </w:r>
    </w:p>
    <w:p w:rsidR="6062297C" w:rsidP="00A6352B" w:rsidRDefault="6062297C" w14:paraId="711B2939" w14:textId="0BBE774D">
      <w:pPr>
        <w:spacing w:line="228" w:lineRule="auto"/>
        <w:ind w:firstLine="288"/>
        <w:rPr>
          <w:rFonts w:eastAsia="Times New Roman"/>
          <w:lang w:val=""/>
        </w:rPr>
      </w:pPr>
      <w:r w:rsidRPr="6062297C">
        <w:rPr>
          <w:rFonts w:eastAsia="Times New Roman"/>
          <w:lang w:val=""/>
        </w:rPr>
        <w:t xml:space="preserve">Figure </w:t>
      </w:r>
      <w:r w:rsidRPr="6062297C">
        <w:rPr>
          <w:rFonts w:eastAsia="Times New Roman"/>
        </w:rPr>
        <w:t>1.</w:t>
      </w:r>
      <w:r w:rsidRPr="6062297C">
        <w:rPr>
          <w:rFonts w:eastAsia="Times New Roman"/>
          <w:lang w:val=""/>
        </w:rPr>
        <w:t xml:space="preserve"> Linux output of top command</w:t>
      </w:r>
    </w:p>
    <w:p w:rsidR="6062297C" w:rsidP="6062297C" w:rsidRDefault="6062297C" w14:paraId="15FC2EE7" w14:textId="2648494C"/>
    <w:p w:rsidRPr="00A6352B" w:rsidR="6062297C" w:rsidP="6062297C" w:rsidRDefault="6062297C" w14:paraId="1C541F0E" w14:textId="661081CD">
      <w:r>
        <w:rPr>
          <w:noProof/>
        </w:rPr>
        <w:drawing>
          <wp:inline distT="0" distB="0" distL="0" distR="0" wp14:anchorId="0922B775" wp14:editId="046663DB">
            <wp:extent cx="4572000" cy="419100"/>
            <wp:effectExtent l="0" t="0" r="0" b="0"/>
            <wp:docPr id="55356530" name="Picture 553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19100"/>
                    </a:xfrm>
                    <a:prstGeom prst="rect">
                      <a:avLst/>
                    </a:prstGeom>
                  </pic:spPr>
                </pic:pic>
              </a:graphicData>
            </a:graphic>
          </wp:inline>
        </w:drawing>
      </w:r>
    </w:p>
    <w:p w:rsidR="00486B3A" w:rsidP="00486B3A" w:rsidRDefault="00486B3A" w14:paraId="4DDBEF00" w14:textId="77777777">
      <w:pPr>
        <w:pStyle w:val="references"/>
        <w:numPr>
          <w:ilvl w:val="0"/>
          <w:numId w:val="0"/>
        </w:numPr>
        <w:ind w:left="360" w:hanging="360"/>
        <w:jc w:val="center"/>
        <w:rPr>
          <w:rFonts w:eastAsia="SimSun"/>
          <w:b/>
          <w:noProof w:val="0"/>
          <w:color w:val="FF0000"/>
          <w:spacing w:val="-1"/>
          <w:sz w:val="20"/>
          <w:szCs w:val="20"/>
          <w:lang w:val="x-none" w:eastAsia="x-none"/>
        </w:rPr>
      </w:pPr>
    </w:p>
    <w:p w:rsidRPr="00F96569" w:rsidR="00185564" w:rsidP="00A6352B" w:rsidRDefault="6062297C" w14:paraId="46CA171F" w14:textId="2978EFBE">
      <w:pPr>
        <w:spacing w:line="228" w:lineRule="auto"/>
        <w:ind w:firstLine="288"/>
        <w:rPr>
          <w:rFonts w:eastAsia="Times New Roman"/>
          <w:lang w:val=""/>
        </w:rPr>
      </w:pPr>
      <w:r w:rsidRPr="6062297C">
        <w:rPr>
          <w:rFonts w:eastAsia="Times New Roman"/>
          <w:lang w:val=""/>
        </w:rPr>
        <w:t xml:space="preserve">Figure </w:t>
      </w:r>
      <w:r w:rsidRPr="6062297C">
        <w:rPr>
          <w:rFonts w:eastAsia="Times New Roman"/>
        </w:rPr>
        <w:t>2.</w:t>
      </w:r>
      <w:r w:rsidRPr="6062297C">
        <w:rPr>
          <w:rFonts w:eastAsia="Times New Roman"/>
          <w:lang w:val=""/>
        </w:rPr>
        <w:t xml:space="preserve"> Linux directory of process information</w:t>
      </w:r>
    </w:p>
    <w:p w:rsidR="68651C05" w:rsidP="68651C05" w:rsidRDefault="68651C05" w14:paraId="75AEC0FB" w14:textId="15FE817F">
      <w:pPr>
        <w:spacing w:line="228" w:lineRule="auto"/>
        <w:ind w:firstLine="288"/>
        <w:rPr>
          <w:rFonts w:eastAsia="Times New Roman"/>
          <w:lang w:val=""/>
        </w:rPr>
      </w:pPr>
    </w:p>
    <w:p w:rsidR="68651C05" w:rsidP="68651C05" w:rsidRDefault="68651C05" w14:paraId="2B36945D" w14:textId="60595F72">
      <w:pPr>
        <w:spacing w:line="228" w:lineRule="auto"/>
        <w:ind w:firstLine="288"/>
        <w:rPr>
          <w:rFonts w:eastAsia="Times New Roman"/>
          <w:lang w:val=""/>
        </w:rPr>
      </w:pPr>
    </w:p>
    <w:p w:rsidR="68651C05" w:rsidP="0050348E" w:rsidRDefault="0B4D8FC9" w14:paraId="36E3A981" w14:textId="6B36B763">
      <w:pPr>
        <w:spacing w:line="228" w:lineRule="auto"/>
        <w:ind w:firstLine="288"/>
      </w:pPr>
      <w:r>
        <w:rPr>
          <w:noProof/>
        </w:rPr>
        <w:drawing>
          <wp:inline distT="0" distB="0" distL="0" distR="0" wp14:anchorId="0263A2AB" wp14:editId="2F4FF703">
            <wp:extent cx="3943350" cy="4572000"/>
            <wp:effectExtent l="0" t="0" r="0" b="0"/>
            <wp:docPr id="203671706" name="Picture 20367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3350" cy="4572000"/>
                    </a:xfrm>
                    <a:prstGeom prst="rect">
                      <a:avLst/>
                    </a:prstGeom>
                  </pic:spPr>
                </pic:pic>
              </a:graphicData>
            </a:graphic>
          </wp:inline>
        </w:drawing>
      </w:r>
    </w:p>
    <w:p w:rsidR="00185564" w:rsidP="68651C05" w:rsidRDefault="00185564" w14:paraId="4245189D" w14:textId="26454834">
      <w:pPr>
        <w:spacing w:line="228" w:lineRule="auto"/>
        <w:ind w:firstLine="288"/>
        <w:rPr>
          <w:rFonts w:eastAsia="Times New Roman"/>
          <w:lang w:val=""/>
        </w:rPr>
      </w:pPr>
    </w:p>
    <w:p w:rsidR="17C0AA25" w:rsidP="17C0AA25" w:rsidRDefault="2E9624B3" w14:paraId="567E19D3" w14:textId="41BEEE41">
      <w:pPr>
        <w:spacing w:line="228" w:lineRule="auto"/>
        <w:ind w:firstLine="288"/>
        <w:rPr>
          <w:rFonts w:eastAsia="Times New Roman"/>
          <w:lang w:val=""/>
        </w:rPr>
      </w:pPr>
      <w:r w:rsidRPr="2E9624B3">
        <w:rPr>
          <w:rFonts w:eastAsia="Times New Roman"/>
          <w:lang w:val=""/>
        </w:rPr>
        <w:t xml:space="preserve">Figure </w:t>
      </w:r>
      <w:r w:rsidRPr="2E9624B3">
        <w:rPr>
          <w:rFonts w:eastAsia="Times New Roman"/>
        </w:rPr>
        <w:t>3.</w:t>
      </w:r>
      <w:r w:rsidRPr="2E9624B3">
        <w:rPr>
          <w:rFonts w:eastAsia="Times New Roman"/>
          <w:lang w:val=""/>
        </w:rPr>
        <w:t xml:space="preserve"> Linux process status </w:t>
      </w:r>
      <w:r w:rsidRPr="17C0AA25" w:rsidR="17C0AA25">
        <w:rPr>
          <w:rFonts w:eastAsia="Times New Roman"/>
          <w:lang w:val=""/>
        </w:rPr>
        <w:t>information</w:t>
      </w:r>
    </w:p>
    <w:p w:rsidR="001C7424" w:rsidP="001C7424" w:rsidRDefault="001C7424" w14:paraId="2FE3A50B" w14:textId="77777777">
      <w:pPr>
        <w:spacing w:line="228" w:lineRule="auto"/>
        <w:ind w:firstLine="288"/>
        <w:rPr>
          <w:rFonts w:eastAsia="Times New Roman"/>
          <w:lang w:val=""/>
        </w:rPr>
      </w:pPr>
      <w:r>
        <w:rPr>
          <w:noProof/>
        </w:rPr>
        <w:drawing>
          <wp:inline distT="0" distB="0" distL="0" distR="0" wp14:anchorId="581E3E59" wp14:editId="1B4ACF33">
            <wp:extent cx="3161660" cy="2006600"/>
            <wp:effectExtent l="0" t="0" r="127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734" cy="2009820"/>
                    </a:xfrm>
                    <a:prstGeom prst="rect">
                      <a:avLst/>
                    </a:prstGeom>
                  </pic:spPr>
                </pic:pic>
              </a:graphicData>
            </a:graphic>
          </wp:inline>
        </w:drawing>
      </w:r>
    </w:p>
    <w:p w:rsidR="001C7424" w:rsidP="001C7424" w:rsidRDefault="001C7424" w14:paraId="4B3F57F5" w14:textId="77777777">
      <w:pPr>
        <w:pStyle w:val="Text"/>
      </w:pPr>
      <w:r>
        <w:t xml:space="preserve">Figure </w:t>
      </w:r>
      <w:r>
        <w:rPr>
          <w:lang w:val="en-US"/>
        </w:rPr>
        <w:t>4</w:t>
      </w:r>
      <w:r>
        <w:t xml:space="preserve">. Time executable in Linux provides abundant </w:t>
      </w:r>
      <w:r>
        <w:tab/>
      </w:r>
      <w:r>
        <w:t>information</w:t>
      </w:r>
    </w:p>
    <w:p w:rsidR="001C7424" w:rsidP="4566753D" w:rsidRDefault="001C7424" w14:paraId="2F7E2EEC" w14:textId="77777777">
      <w:pPr>
        <w:spacing w:line="228" w:lineRule="auto"/>
        <w:ind w:firstLine="288"/>
        <w:rPr>
          <w:rFonts w:eastAsia="Times New Roman"/>
          <w:lang w:val=""/>
        </w:rPr>
      </w:pPr>
    </w:p>
    <w:p w:rsidR="7071E8BF" w:rsidP="00A6352B" w:rsidRDefault="7071E8BF" w14:paraId="2D269E97" w14:textId="65B6512D">
      <w:pPr>
        <w:pStyle w:val="Text"/>
        <w:jc w:val="center"/>
      </w:pPr>
      <w:r>
        <w:rPr>
          <w:noProof/>
        </w:rPr>
        <w:drawing>
          <wp:inline distT="0" distB="0" distL="0" distR="0" wp14:anchorId="64BB0870" wp14:editId="3F12AB77">
            <wp:extent cx="3051175" cy="1093942"/>
            <wp:effectExtent l="0" t="0" r="0" b="0"/>
            <wp:docPr id="597798254" name="Picture 194624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2444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1175" cy="1093942"/>
                    </a:xfrm>
                    <a:prstGeom prst="rect">
                      <a:avLst/>
                    </a:prstGeom>
                  </pic:spPr>
                </pic:pic>
              </a:graphicData>
            </a:graphic>
          </wp:inline>
        </w:drawing>
      </w:r>
    </w:p>
    <w:p w:rsidR="7071E8BF" w:rsidP="17C0AA25" w:rsidRDefault="7071E8BF" w14:paraId="34DE780B" w14:textId="0CBC4F89">
      <w:pPr>
        <w:pStyle w:val="Text"/>
      </w:pPr>
      <w:r>
        <w:t xml:space="preserve">Figure </w:t>
      </w:r>
      <w:r w:rsidR="001C7424">
        <w:rPr>
          <w:lang w:val="en-US"/>
        </w:rPr>
        <w:t>5</w:t>
      </w:r>
      <w:r>
        <w:t xml:space="preserve">. Deprecated executable </w:t>
      </w:r>
      <w:proofErr w:type="spellStart"/>
      <w:r>
        <w:t>timeit</w:t>
      </w:r>
      <w:proofErr w:type="spellEnd"/>
      <w:r>
        <w:t xml:space="preserve"> used to gather </w:t>
      </w:r>
      <w:r w:rsidR="00EC4744">
        <w:tab/>
      </w:r>
      <w:r>
        <w:t>metrics.</w:t>
      </w:r>
    </w:p>
    <w:p w:rsidR="00185564" w:rsidP="4566753D" w:rsidRDefault="00185564" w14:paraId="187A5487" w14:textId="77777777">
      <w:pPr>
        <w:spacing w:line="228" w:lineRule="auto"/>
        <w:ind w:firstLine="288"/>
        <w:rPr>
          <w:rFonts w:eastAsia="Times New Roman"/>
          <w:lang w:val=""/>
        </w:rPr>
      </w:pPr>
    </w:p>
    <w:p w:rsidRPr="00DC20DC" w:rsidR="0006532A" w:rsidP="0006532A" w:rsidRDefault="009B0ED2" w14:paraId="2AEEF9F2" w14:textId="70DB16C9">
      <w:pPr>
        <w:pStyle w:val="Text"/>
        <w:rPr>
          <w:lang w:val="en-US" w:eastAsia="en-US"/>
        </w:rPr>
      </w:pPr>
      <w:r>
        <w:rPr>
          <w:noProof/>
        </w:rPr>
        <w:drawing>
          <wp:inline distT="0" distB="0" distL="0" distR="0" wp14:anchorId="4E30C470" wp14:editId="3FECE4C3">
            <wp:extent cx="3048000" cy="22923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3386" cy="2296401"/>
                    </a:xfrm>
                    <a:prstGeom prst="rect">
                      <a:avLst/>
                    </a:prstGeom>
                  </pic:spPr>
                </pic:pic>
              </a:graphicData>
            </a:graphic>
          </wp:inline>
        </w:drawing>
      </w:r>
      <w:r w:rsidRPr="0006532A" w:rsidR="0006532A">
        <w:t xml:space="preserve"> </w:t>
      </w:r>
      <w:r w:rsidR="0006532A">
        <w:tab/>
      </w:r>
      <w:r w:rsidRPr="7071E8BF" w:rsidR="0006532A">
        <w:rPr>
          <w:lang w:val="en-US" w:eastAsia="en-US"/>
        </w:rPr>
        <w:t xml:space="preserve">Figure </w:t>
      </w:r>
      <w:r w:rsidR="00EA72BA">
        <w:rPr>
          <w:lang w:val="en-US" w:eastAsia="en-US"/>
        </w:rPr>
        <w:t>6</w:t>
      </w:r>
      <w:r w:rsidRPr="7071E8BF" w:rsidR="0006532A">
        <w:rPr>
          <w:lang w:val="en-US" w:eastAsia="en-US"/>
        </w:rPr>
        <w:t xml:space="preserve">. Windows10 specific implementation to gather </w:t>
      </w:r>
      <w:r w:rsidR="0006532A">
        <w:rPr>
          <w:lang w:val="en-US" w:eastAsia="en-US"/>
        </w:rPr>
        <w:tab/>
      </w:r>
      <w:r w:rsidRPr="7071E8BF" w:rsidR="0006532A">
        <w:rPr>
          <w:lang w:val="en-US" w:eastAsia="en-US"/>
        </w:rPr>
        <w:t>PPIDs.</w:t>
      </w:r>
    </w:p>
    <w:p w:rsidR="00EC4744" w:rsidP="4566753D" w:rsidRDefault="00EC4744" w14:paraId="03446B61" w14:textId="77777777">
      <w:pPr>
        <w:spacing w:line="228" w:lineRule="auto"/>
        <w:ind w:firstLine="288"/>
        <w:rPr>
          <w:rFonts w:eastAsia="Times New Roman"/>
          <w:lang w:val=""/>
        </w:rPr>
      </w:pPr>
    </w:p>
    <w:p w:rsidR="00211AE2" w:rsidP="4566753D" w:rsidRDefault="00211AE2" w14:paraId="6CB362E1" w14:textId="77777777">
      <w:pPr>
        <w:spacing w:line="228" w:lineRule="auto"/>
        <w:ind w:firstLine="288"/>
        <w:rPr>
          <w:rFonts w:eastAsia="Times New Roman"/>
          <w:lang w:val=""/>
        </w:rPr>
      </w:pPr>
      <w:r>
        <w:rPr>
          <w:noProof/>
        </w:rPr>
        <w:drawing>
          <wp:inline distT="0" distB="0" distL="0" distR="0" wp14:anchorId="17B63398" wp14:editId="43E606B7">
            <wp:extent cx="1497965" cy="536984"/>
            <wp:effectExtent l="0" t="0" r="698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8300" cy="544274"/>
                    </a:xfrm>
                    <a:prstGeom prst="rect">
                      <a:avLst/>
                    </a:prstGeom>
                  </pic:spPr>
                </pic:pic>
              </a:graphicData>
            </a:graphic>
          </wp:inline>
        </w:drawing>
      </w:r>
      <w:r w:rsidR="004B1D2D">
        <w:rPr>
          <w:noProof/>
        </w:rPr>
        <w:drawing>
          <wp:inline distT="0" distB="0" distL="0" distR="0" wp14:anchorId="0F795314" wp14:editId="3C74D22D">
            <wp:extent cx="1502115" cy="539115"/>
            <wp:effectExtent l="0" t="0" r="317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4000" cy="543380"/>
                    </a:xfrm>
                    <a:prstGeom prst="rect">
                      <a:avLst/>
                    </a:prstGeom>
                  </pic:spPr>
                </pic:pic>
              </a:graphicData>
            </a:graphic>
          </wp:inline>
        </w:drawing>
      </w:r>
    </w:p>
    <w:p w:rsidR="00EE52E9" w:rsidP="00EE52E9" w:rsidRDefault="00EE52E9" w14:paraId="0744EBE0" w14:textId="28B3FF0D">
      <w:pPr>
        <w:pStyle w:val="Text"/>
      </w:pPr>
      <w:r>
        <w:t xml:space="preserve">Figure </w:t>
      </w:r>
      <w:r w:rsidR="00EA72BA">
        <w:rPr>
          <w:lang w:val="en-US"/>
        </w:rPr>
        <w:t>7</w:t>
      </w:r>
      <w:r>
        <w:t xml:space="preserve">. Spawning threads in Windows (left) vs Linux </w:t>
      </w:r>
      <w:r>
        <w:tab/>
      </w:r>
      <w:r>
        <w:t xml:space="preserve">(right). </w:t>
      </w:r>
    </w:p>
    <w:p w:rsidR="00EE52E9" w:rsidP="4566753D" w:rsidRDefault="00EE52E9" w14:paraId="2B89C517" w14:textId="77777777">
      <w:pPr>
        <w:spacing w:line="228" w:lineRule="auto"/>
        <w:ind w:firstLine="288"/>
        <w:rPr>
          <w:rFonts w:eastAsia="Times New Roman"/>
          <w:lang w:val=""/>
        </w:rPr>
      </w:pPr>
    </w:p>
    <w:p w:rsidR="0067260B" w:rsidP="4566753D" w:rsidRDefault="0067260B" w14:paraId="3FD30BA0" w14:textId="77777777">
      <w:pPr>
        <w:spacing w:line="228" w:lineRule="auto"/>
        <w:ind w:firstLine="288"/>
        <w:rPr>
          <w:rFonts w:eastAsia="Times New Roman"/>
          <w:lang w:val=""/>
        </w:rPr>
      </w:pPr>
    </w:p>
    <w:p w:rsidR="17C0AA25" w:rsidP="17C0AA25" w:rsidRDefault="00FE1AD1" w14:paraId="24478A93" w14:textId="794F73F5">
      <w:pPr>
        <w:spacing w:line="228" w:lineRule="auto"/>
        <w:ind w:firstLine="288"/>
        <w:rPr>
          <w:rFonts w:eastAsia="Times New Roman"/>
          <w:lang w:val=""/>
        </w:rPr>
        <w:sectPr w:rsidR="17C0AA25" w:rsidSect="00C919A4">
          <w:type w:val="continuous"/>
          <w:pgSz w:w="12240" w:h="15840" w:orient="portrait" w:code="1"/>
          <w:pgMar w:top="1080" w:right="907" w:bottom="1440" w:left="907" w:header="720" w:footer="720" w:gutter="0"/>
          <w:cols w:space="360" w:num="2"/>
          <w:docGrid w:linePitch="360"/>
        </w:sectPr>
      </w:pPr>
      <w:r>
        <w:rPr>
          <w:noProof/>
        </w:rPr>
        <w:drawing>
          <wp:inline distT="0" distB="0" distL="0" distR="0" wp14:anchorId="7820731D" wp14:editId="591F4B40">
            <wp:extent cx="3195955" cy="1755011"/>
            <wp:effectExtent l="0" t="0" r="4445" b="0"/>
            <wp:docPr id="8" name="Picture 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1755011"/>
                    </a:xfrm>
                    <a:prstGeom prst="rect">
                      <a:avLst/>
                    </a:prstGeom>
                  </pic:spPr>
                </pic:pic>
              </a:graphicData>
            </a:graphic>
          </wp:inline>
        </w:drawing>
      </w:r>
    </w:p>
    <w:p w:rsidR="00BB76D2" w:rsidP="00BB76D2" w:rsidRDefault="00BB76D2" w14:paraId="1ACCED18" w14:textId="0D016C8F">
      <w:pPr>
        <w:pStyle w:val="Text"/>
      </w:pPr>
      <w:r>
        <w:t xml:space="preserve">Figure </w:t>
      </w:r>
      <w:r>
        <w:rPr>
          <w:lang w:val="en-US"/>
        </w:rPr>
        <w:t>8</w:t>
      </w:r>
      <w:r>
        <w:t xml:space="preserve">. One of many snapshots showing current system </w:t>
      </w:r>
      <w:r>
        <w:tab/>
      </w:r>
      <w:r>
        <w:t xml:space="preserve">utilization. </w:t>
      </w:r>
    </w:p>
    <w:p w:rsidR="001417FE" w:rsidP="00BB76D2" w:rsidRDefault="001417FE" w14:paraId="3F391CA9" w14:textId="57B3D985">
      <w:pPr>
        <w:pStyle w:val="Text"/>
      </w:pPr>
      <w:r>
        <w:rPr>
          <w:noProof/>
        </w:rPr>
        <w:drawing>
          <wp:inline distT="0" distB="0" distL="0" distR="0" wp14:anchorId="29ACAD1E" wp14:editId="607A1DA8">
            <wp:extent cx="2260968" cy="2714625"/>
            <wp:effectExtent l="0" t="0" r="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0968" cy="2714625"/>
                    </a:xfrm>
                    <a:prstGeom prst="rect">
                      <a:avLst/>
                    </a:prstGeom>
                  </pic:spPr>
                </pic:pic>
              </a:graphicData>
            </a:graphic>
          </wp:inline>
        </w:drawing>
      </w:r>
    </w:p>
    <w:p w:rsidR="00CE7FA5" w:rsidP="00CE7FA5" w:rsidRDefault="00CE7FA5" w14:paraId="296EB8FF" w14:textId="4ACE160A">
      <w:pPr>
        <w:pStyle w:val="Text"/>
      </w:pPr>
      <w:r>
        <w:t xml:space="preserve">Figure </w:t>
      </w:r>
      <w:r>
        <w:rPr>
          <w:lang w:val="en-US"/>
        </w:rPr>
        <w:t>9</w:t>
      </w:r>
      <w:r>
        <w:t xml:space="preserve">. One of many </w:t>
      </w:r>
      <w:proofErr w:type="spellStart"/>
      <w:r>
        <w:t>ps</w:t>
      </w:r>
      <w:proofErr w:type="spellEnd"/>
      <w:r>
        <w:t xml:space="preserve"> </w:t>
      </w:r>
      <w:proofErr w:type="spellStart"/>
      <w:r>
        <w:t>cmd</w:t>
      </w:r>
      <w:proofErr w:type="spellEnd"/>
      <w:r>
        <w:t xml:space="preserve"> snapshots showing all cores </w:t>
      </w:r>
      <w:r>
        <w:tab/>
      </w:r>
      <w:r>
        <w:t xml:space="preserve">in use. </w:t>
      </w:r>
    </w:p>
    <w:p w:rsidR="00E531A0" w:rsidP="00CE7FA5" w:rsidRDefault="00E531A0" w14:paraId="43CC525F" w14:textId="2CB298C5">
      <w:pPr>
        <w:pStyle w:val="Text"/>
      </w:pPr>
      <w:r>
        <w:rPr>
          <w:noProof/>
        </w:rPr>
        <w:drawing>
          <wp:inline distT="0" distB="0" distL="0" distR="0" wp14:anchorId="5A9B91EF" wp14:editId="1D3A6BE5">
            <wp:extent cx="2286000" cy="2181225"/>
            <wp:effectExtent l="0" t="0" r="0" b="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2181225"/>
                    </a:xfrm>
                    <a:prstGeom prst="rect">
                      <a:avLst/>
                    </a:prstGeom>
                  </pic:spPr>
                </pic:pic>
              </a:graphicData>
            </a:graphic>
          </wp:inline>
        </w:drawing>
      </w:r>
    </w:p>
    <w:p w:rsidR="000C76F3" w:rsidP="000C76F3" w:rsidRDefault="000C76F3" w14:paraId="5BFF4301" w14:textId="77777777">
      <w:pPr>
        <w:pStyle w:val="Text"/>
      </w:pPr>
      <w:r>
        <w:t xml:space="preserve">Figure </w:t>
      </w:r>
      <w:r>
        <w:rPr>
          <w:lang w:val="en-US"/>
        </w:rPr>
        <w:t>10</w:t>
      </w:r>
      <w:r>
        <w:t xml:space="preserve">. FreeBSD time executable output. </w:t>
      </w:r>
    </w:p>
    <w:p w:rsidR="00543A3A" w:rsidP="00543A3A" w:rsidRDefault="00D53301" w14:paraId="55B05813" w14:textId="1DFFDA27">
      <w:pPr>
        <w:pStyle w:val="Heading1"/>
      </w:pPr>
      <w:r>
        <w:t>Tables</w:t>
      </w:r>
    </w:p>
    <w:p w:rsidR="00E14DE3" w:rsidP="00A6352B" w:rsidRDefault="00E14DE3" w14:paraId="6E1B3395" w14:textId="7985DD62">
      <w:pPr>
        <w:pStyle w:val="Text"/>
        <w:jc w:val="center"/>
      </w:pPr>
      <w:r>
        <w:rPr>
          <w:lang w:val="en-US"/>
        </w:rPr>
        <w:t>Table 1</w:t>
      </w:r>
      <w:r>
        <w:t xml:space="preserve">. Linux </w:t>
      </w:r>
      <w:r w:rsidR="00ED667A">
        <w:rPr>
          <w:lang w:val="en-US"/>
        </w:rPr>
        <w:t>R</w:t>
      </w:r>
      <w:proofErr w:type="spellStart"/>
      <w:r>
        <w:t>esults</w:t>
      </w:r>
      <w:proofErr w:type="spellEnd"/>
    </w:p>
    <w:p w:rsidR="00D53301" w:rsidP="00FE59AF" w:rsidRDefault="00ED667A" w14:paraId="486FDFE9" w14:textId="04EDB8DD">
      <w:pPr>
        <w:jc w:val="both"/>
      </w:pPr>
      <w:r>
        <w:rPr>
          <w:noProof/>
        </w:rPr>
        <w:drawing>
          <wp:inline distT="0" distB="0" distL="0" distR="0" wp14:anchorId="621FCACC" wp14:editId="7AE541F8">
            <wp:extent cx="3301537" cy="1917700"/>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stretch>
                      <a:fillRect/>
                    </a:stretch>
                  </pic:blipFill>
                  <pic:spPr>
                    <a:xfrm>
                      <a:off x="0" y="0"/>
                      <a:ext cx="3306839" cy="1920780"/>
                    </a:xfrm>
                    <a:prstGeom prst="rect">
                      <a:avLst/>
                    </a:prstGeom>
                  </pic:spPr>
                </pic:pic>
              </a:graphicData>
            </a:graphic>
          </wp:inline>
        </w:drawing>
      </w:r>
    </w:p>
    <w:p w:rsidR="001F528A" w:rsidP="00080A69" w:rsidRDefault="001F528A" w14:paraId="11BA822E" w14:textId="77777777"/>
    <w:p w:rsidR="001F528A" w:rsidP="00080A69" w:rsidRDefault="001F528A" w14:paraId="3F1F21A6" w14:textId="77777777"/>
    <w:p w:rsidR="00E14DE3" w:rsidP="00080A69" w:rsidRDefault="00080A69" w14:paraId="5EF04CE1" w14:textId="0043B2FD">
      <w:r>
        <w:t>Table 2</w:t>
      </w:r>
      <w:r w:rsidR="00ED667A">
        <w:t>. Windows Results</w:t>
      </w:r>
    </w:p>
    <w:p w:rsidR="00FF0DA7" w:rsidP="00080A69" w:rsidRDefault="001F528A" w14:paraId="4233D1D3" w14:textId="4CC04EB2">
      <w:r>
        <w:rPr>
          <w:noProof/>
        </w:rPr>
        <w:drawing>
          <wp:inline distT="0" distB="0" distL="0" distR="0" wp14:anchorId="0897DC5B" wp14:editId="00B9E5FD">
            <wp:extent cx="3090545" cy="253873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stretch>
                      <a:fillRect/>
                    </a:stretch>
                  </pic:blipFill>
                  <pic:spPr>
                    <a:xfrm>
                      <a:off x="0" y="0"/>
                      <a:ext cx="3090545" cy="2538730"/>
                    </a:xfrm>
                    <a:prstGeom prst="rect">
                      <a:avLst/>
                    </a:prstGeom>
                  </pic:spPr>
                </pic:pic>
              </a:graphicData>
            </a:graphic>
          </wp:inline>
        </w:drawing>
      </w:r>
    </w:p>
    <w:p w:rsidR="001F528A" w:rsidP="00080A69" w:rsidRDefault="00ED667A" w14:paraId="6343907E" w14:textId="502869AA">
      <w:r>
        <w:t>Table 3. FreeBSD Results</w:t>
      </w:r>
    </w:p>
    <w:p w:rsidRPr="00D53301" w:rsidR="00ED667A" w:rsidP="00A6352B" w:rsidRDefault="002A3361" w14:paraId="5C4E8050" w14:textId="502869AA">
      <w:r>
        <w:rPr>
          <w:noProof/>
        </w:rPr>
        <w:drawing>
          <wp:inline distT="0" distB="0" distL="0" distR="0" wp14:anchorId="6DD53A71" wp14:editId="36E2E82E">
            <wp:extent cx="3310313" cy="2286000"/>
            <wp:effectExtent l="0" t="0" r="444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stretch>
                      <a:fillRect/>
                    </a:stretch>
                  </pic:blipFill>
                  <pic:spPr>
                    <a:xfrm>
                      <a:off x="0" y="0"/>
                      <a:ext cx="3313493" cy="2288196"/>
                    </a:xfrm>
                    <a:prstGeom prst="rect">
                      <a:avLst/>
                    </a:prstGeom>
                  </pic:spPr>
                </pic:pic>
              </a:graphicData>
            </a:graphic>
          </wp:inline>
        </w:drawing>
      </w:r>
    </w:p>
    <w:p w:rsidR="005E3B04" w:rsidP="009A05F8" w:rsidRDefault="009A05F8" w14:paraId="1EF5CE7B" w14:textId="00C621EF">
      <w:pPr>
        <w:pStyle w:val="Heading1"/>
      </w:pPr>
      <w:r>
        <w:t>Graphs</w:t>
      </w:r>
    </w:p>
    <w:p w:rsidR="009A05F8" w:rsidP="005101FB" w:rsidRDefault="00422800" w14:paraId="3CFDE100" w14:textId="61BE677F">
      <w:pPr>
        <w:pStyle w:val="Heading2"/>
      </w:pPr>
      <w:r>
        <w:t>Execution Time</w:t>
      </w:r>
      <w:r w:rsidR="00FE0F53">
        <w:t xml:space="preserve"> </w:t>
      </w:r>
    </w:p>
    <w:p w:rsidRPr="00A6352B" w:rsidR="005101FB" w:rsidP="005101FB" w:rsidRDefault="00422800" w14:paraId="6EFA8DAA" w14:textId="0570EDE8">
      <w:pPr>
        <w:pStyle w:val="Text"/>
        <w:rPr>
          <w:lang w:val="en-US" w:eastAsia="en-US"/>
        </w:rPr>
      </w:pPr>
      <w:r>
        <w:rPr>
          <w:noProof/>
        </w:rPr>
        <w:drawing>
          <wp:inline distT="0" distB="0" distL="0" distR="0" wp14:anchorId="0FD22C52" wp14:editId="62235DC0">
            <wp:extent cx="3090545" cy="99123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0545" cy="991235"/>
                    </a:xfrm>
                    <a:prstGeom prst="rect">
                      <a:avLst/>
                    </a:prstGeom>
                    <a:noFill/>
                    <a:ln>
                      <a:noFill/>
                    </a:ln>
                  </pic:spPr>
                </pic:pic>
              </a:graphicData>
            </a:graphic>
          </wp:inline>
        </w:drawing>
      </w:r>
    </w:p>
    <w:p w:rsidR="000C76F3" w:rsidP="00422800" w:rsidRDefault="00422800" w14:paraId="53D0584F" w14:textId="676041E0">
      <w:pPr>
        <w:pStyle w:val="Heading2"/>
      </w:pPr>
      <w:r>
        <w:t xml:space="preserve">CPU Usage </w:t>
      </w:r>
    </w:p>
    <w:p w:rsidRPr="00A6352B" w:rsidR="001B6B64" w:rsidP="001B6B64" w:rsidRDefault="001B6B64" w14:paraId="79D1A904" w14:textId="6872A593">
      <w:pPr>
        <w:pStyle w:val="Text"/>
        <w:rPr>
          <w:lang w:val="en-US" w:eastAsia="en-US"/>
        </w:rPr>
      </w:pPr>
      <w:r>
        <w:rPr>
          <w:noProof/>
        </w:rPr>
        <w:drawing>
          <wp:inline distT="0" distB="0" distL="0" distR="0" wp14:anchorId="5FA71141" wp14:editId="238F53FE">
            <wp:extent cx="3090545" cy="991235"/>
            <wp:effectExtent l="0" t="0" r="0" b="0"/>
            <wp:docPr id="15" name="Picture 15"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0545" cy="991235"/>
                    </a:xfrm>
                    <a:prstGeom prst="rect">
                      <a:avLst/>
                    </a:prstGeom>
                    <a:noFill/>
                    <a:ln>
                      <a:noFill/>
                    </a:ln>
                  </pic:spPr>
                </pic:pic>
              </a:graphicData>
            </a:graphic>
          </wp:inline>
        </w:drawing>
      </w:r>
    </w:p>
    <w:p w:rsidR="00486B3A" w:rsidP="00FE0F53" w:rsidRDefault="00FE0F53" w14:paraId="0FB78278" w14:textId="4EC6F78B">
      <w:pPr>
        <w:pStyle w:val="Heading2"/>
        <w:tabs>
          <w:tab w:val="num" w:pos="288"/>
        </w:tabs>
      </w:pPr>
      <w:r>
        <w:t>CPU Utilization as percentage of System</w:t>
      </w:r>
    </w:p>
    <w:p w:rsidRPr="00F15D3F" w:rsidR="00475664" w:rsidP="00A6352B" w:rsidRDefault="00475664" w14:paraId="7EC4B461" w14:textId="029ED58D">
      <w:pPr>
        <w:pStyle w:val="Text"/>
      </w:pPr>
      <w:r>
        <w:rPr>
          <w:noProof/>
        </w:rPr>
        <w:drawing>
          <wp:inline distT="0" distB="0" distL="0" distR="0" wp14:anchorId="016D8856" wp14:editId="62FBAE9B">
            <wp:extent cx="3090545" cy="957580"/>
            <wp:effectExtent l="0" t="0" r="0" b="0"/>
            <wp:docPr id="14" name="Picture 14"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r chart&#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0545" cy="957580"/>
                    </a:xfrm>
                    <a:prstGeom prst="rect">
                      <a:avLst/>
                    </a:prstGeom>
                    <a:noFill/>
                    <a:ln>
                      <a:noFill/>
                    </a:ln>
                  </pic:spPr>
                </pic:pic>
              </a:graphicData>
            </a:graphic>
          </wp:inline>
        </w:drawing>
      </w:r>
    </w:p>
    <w:p w:rsidR="00FE0F53" w:rsidP="00FE0F53" w:rsidRDefault="00733174" w14:paraId="459AE3FD" w14:textId="652B443B">
      <w:pPr>
        <w:pStyle w:val="Heading2"/>
      </w:pPr>
      <w:r>
        <w:t>Maximum Memory Used</w:t>
      </w:r>
    </w:p>
    <w:p w:rsidRPr="00F15D3F" w:rsidR="004E037E" w:rsidP="00A6352B" w:rsidRDefault="00475664" w14:paraId="076A8DC2" w14:textId="66B567F9">
      <w:pPr>
        <w:pStyle w:val="Text"/>
      </w:pPr>
      <w:r>
        <w:rPr>
          <w:noProof/>
        </w:rPr>
        <w:drawing>
          <wp:inline distT="0" distB="0" distL="0" distR="0" wp14:anchorId="04A99A5D" wp14:editId="6861194F">
            <wp:extent cx="3090545" cy="1005840"/>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0545" cy="1005840"/>
                    </a:xfrm>
                    <a:prstGeom prst="rect">
                      <a:avLst/>
                    </a:prstGeom>
                    <a:noFill/>
                    <a:ln>
                      <a:noFill/>
                    </a:ln>
                  </pic:spPr>
                </pic:pic>
              </a:graphicData>
            </a:graphic>
          </wp:inline>
        </w:drawing>
      </w:r>
    </w:p>
    <w:p w:rsidR="00733174" w:rsidP="00733174" w:rsidRDefault="00733174" w14:paraId="1AE2AAD5" w14:textId="50832256">
      <w:pPr>
        <w:pStyle w:val="Heading2"/>
      </w:pPr>
      <w:r>
        <w:t xml:space="preserve">Total Context Switches </w:t>
      </w:r>
    </w:p>
    <w:p w:rsidRPr="00F15D3F" w:rsidR="004E037E" w:rsidP="00A6352B" w:rsidRDefault="004E037E" w14:paraId="76428592" w14:textId="41CB7F59">
      <w:pPr>
        <w:pStyle w:val="Text"/>
      </w:pPr>
      <w:r>
        <w:rPr>
          <w:noProof/>
        </w:rPr>
        <w:drawing>
          <wp:inline distT="0" distB="0" distL="0" distR="0" wp14:anchorId="5AE91334" wp14:editId="0810B83A">
            <wp:extent cx="3090545" cy="9353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0545" cy="935355"/>
                    </a:xfrm>
                    <a:prstGeom prst="rect">
                      <a:avLst/>
                    </a:prstGeom>
                    <a:noFill/>
                    <a:ln>
                      <a:noFill/>
                    </a:ln>
                  </pic:spPr>
                </pic:pic>
              </a:graphicData>
            </a:graphic>
          </wp:inline>
        </w:drawing>
      </w:r>
    </w:p>
    <w:p w:rsidR="00733174" w:rsidP="00733174" w:rsidRDefault="00733174" w14:paraId="38D65587" w14:textId="133E47CD">
      <w:pPr>
        <w:pStyle w:val="Heading2"/>
      </w:pPr>
      <w:r>
        <w:t>Total Page Faults</w:t>
      </w:r>
    </w:p>
    <w:p w:rsidR="00486B3A" w:rsidP="00A6352B" w:rsidRDefault="004E037E" w14:paraId="372C7081" w14:textId="424C99B4">
      <w:pPr>
        <w:pStyle w:val="Text"/>
      </w:pPr>
      <w:r>
        <w:rPr>
          <w:noProof/>
        </w:rPr>
        <w:drawing>
          <wp:inline distT="0" distB="0" distL="0" distR="0" wp14:anchorId="53A566B4" wp14:editId="468EF115">
            <wp:extent cx="3090545" cy="97345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0545" cy="973455"/>
                    </a:xfrm>
                    <a:prstGeom prst="rect">
                      <a:avLst/>
                    </a:prstGeom>
                    <a:noFill/>
                    <a:ln>
                      <a:noFill/>
                    </a:ln>
                  </pic:spPr>
                </pic:pic>
              </a:graphicData>
            </a:graphic>
          </wp:inline>
        </w:drawing>
      </w:r>
    </w:p>
    <w:sectPr w:rsidR="00486B3A" w:rsidSect="00A70616">
      <w:type w:val="continuous"/>
      <w:pgSz w:w="12240" w:h="15840" w:orient="portrait" w:code="1"/>
      <w:pgMar w:top="1080" w:right="893" w:bottom="1440" w:left="893" w:header="720" w:footer="720" w:gutter="0"/>
      <w:cols w:space="720"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25D9" w:rsidP="001A3B3D" w:rsidRDefault="001525D9" w14:paraId="0BEB7032" w14:textId="77777777">
      <w:r>
        <w:separator/>
      </w:r>
    </w:p>
  </w:endnote>
  <w:endnote w:type="continuationSeparator" w:id="0">
    <w:p w:rsidR="001525D9" w:rsidP="001A3B3D" w:rsidRDefault="001525D9" w14:paraId="2C01BCA2" w14:textId="77777777">
      <w:r>
        <w:continuationSeparator/>
      </w:r>
    </w:p>
  </w:endnote>
  <w:endnote w:type="continuationNotice" w:id="1">
    <w:p w:rsidR="001525D9" w:rsidRDefault="001525D9" w14:paraId="12FCDA7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465134"/>
      <w:docPartObj>
        <w:docPartGallery w:val="Page Numbers (Bottom of Page)"/>
        <w:docPartUnique/>
      </w:docPartObj>
    </w:sdtPr>
    <w:sdtEndPr>
      <w:rPr>
        <w:noProof/>
      </w:rPr>
    </w:sdtEndPr>
    <w:sdtContent>
      <w:p w:rsidR="008F1FD0" w:rsidRDefault="008F1FD0" w14:paraId="5625A713" w14:textId="644F0DB7">
        <w:pPr>
          <w:pStyle w:val="Footer"/>
        </w:pPr>
        <w:r>
          <w:fldChar w:fldCharType="begin"/>
        </w:r>
        <w:r>
          <w:instrText xml:space="preserve"> PAGE   \* MERGEFORMAT </w:instrText>
        </w:r>
        <w:r>
          <w:fldChar w:fldCharType="separate"/>
        </w:r>
        <w:r>
          <w:rPr>
            <w:noProof/>
          </w:rPr>
          <w:t>2</w:t>
        </w:r>
        <w:r>
          <w:rPr>
            <w:noProof/>
          </w:rPr>
          <w:fldChar w:fldCharType="end"/>
        </w:r>
      </w:p>
    </w:sdtContent>
  </w:sdt>
  <w:p w:rsidR="0018493F" w:rsidRDefault="0018493F" w14:paraId="4326EF0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20C7" w:rsidRDefault="004820C7" w14:paraId="2903CBC8" w14:textId="77777777">
    <w:pPr>
      <w:pStyle w:val="Footer"/>
    </w:pPr>
    <w:r>
      <w:fldChar w:fldCharType="begin"/>
    </w:r>
    <w:r>
      <w:instrText xml:space="preserve"> PAGE   \* MERGEFORMAT </w:instrText>
    </w:r>
    <w:r>
      <w:fldChar w:fldCharType="separate"/>
    </w:r>
    <w:r>
      <w:rPr>
        <w:noProof/>
      </w:rPr>
      <w:t>2</w:t>
    </w:r>
    <w:r>
      <w:rPr>
        <w:noProof/>
      </w:rPr>
      <w:fldChar w:fldCharType="end"/>
    </w:r>
  </w:p>
  <w:p w:rsidRPr="006F6D3D" w:rsidR="001A3B3D" w:rsidP="0056610F" w:rsidRDefault="001A3B3D" w14:paraId="2946DB82" w14:textId="77777777">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25D9" w:rsidP="001A3B3D" w:rsidRDefault="001525D9" w14:paraId="53C15F59" w14:textId="77777777">
      <w:r>
        <w:separator/>
      </w:r>
    </w:p>
  </w:footnote>
  <w:footnote w:type="continuationSeparator" w:id="0">
    <w:p w:rsidR="001525D9" w:rsidP="001A3B3D" w:rsidRDefault="001525D9" w14:paraId="3E76A79B" w14:textId="77777777">
      <w:r>
        <w:continuationSeparator/>
      </w:r>
    </w:p>
  </w:footnote>
  <w:footnote w:type="continuationNotice" w:id="1">
    <w:p w:rsidR="001525D9" w:rsidRDefault="001525D9" w14:paraId="0C8C09A8" w14:textId="77777777"/>
  </w:footnote>
</w:footnotes>
</file>

<file path=word/intelligence2.xml><?xml version="1.0" encoding="utf-8"?>
<int2:intelligence xmlns:int2="http://schemas.microsoft.com/office/intelligence/2020/intelligence" xmlns:oel="http://schemas.microsoft.com/office/2019/extlst">
  <int2:observations>
    <int2:textHash int2:hashCode="R+yZ9URsaVMfWo" int2:id="9Morjnoz">
      <int2:state int2:value="Rejected" int2:type="LegacyProofing"/>
    </int2:textHash>
    <int2:textHash int2:hashCode="zs4XrUFoKRM0KP" int2:id="A1Rie3jD">
      <int2:state int2:value="Rejected" int2:type="LegacyProofing"/>
    </int2:textHash>
    <int2:textHash int2:hashCode="E+jRwXr0f7LHJI" int2:id="C34KBjkW">
      <int2:state int2:value="Rejected" int2:type="LegacyProofing"/>
    </int2:textHash>
    <int2:textHash int2:hashCode="RDYfi+vMGx6qVu" int2:id="DB5Ps9G1">
      <int2:state int2:value="Rejected" int2:type="LegacyProofing"/>
    </int2:textHash>
    <int2:textHash int2:hashCode="dpz7r8zvGplZyg" int2:id="Trgoincr">
      <int2:state int2:value="Rejected" int2:type="LegacyProofing"/>
    </int2:textHash>
    <int2:bookmark int2:bookmarkName="_Int_reZ8adCw" int2:invalidationBookmarkName="" int2:hashCode="MUbA9N2iia49aV" int2:id="zwnXSw0f">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125C1996"/>
    <w:multiLevelType w:val="hybridMultilevel"/>
    <w:tmpl w:val="FFFFFFFF"/>
    <w:lvl w:ilvl="0" w:tplc="807A642C">
      <w:start w:val="1"/>
      <w:numFmt w:val="decimal"/>
      <w:lvlText w:val="[%1]"/>
      <w:lvlJc w:val="left"/>
      <w:pPr>
        <w:ind w:left="720" w:hanging="360"/>
      </w:pPr>
    </w:lvl>
    <w:lvl w:ilvl="1" w:tplc="83945F1C">
      <w:start w:val="1"/>
      <w:numFmt w:val="lowerLetter"/>
      <w:lvlText w:val="%2."/>
      <w:lvlJc w:val="left"/>
      <w:pPr>
        <w:ind w:left="1440" w:hanging="360"/>
      </w:pPr>
    </w:lvl>
    <w:lvl w:ilvl="2" w:tplc="147E7D9A">
      <w:start w:val="1"/>
      <w:numFmt w:val="lowerRoman"/>
      <w:lvlText w:val="%3."/>
      <w:lvlJc w:val="right"/>
      <w:pPr>
        <w:ind w:left="2160" w:hanging="180"/>
      </w:pPr>
    </w:lvl>
    <w:lvl w:ilvl="3" w:tplc="099272BE">
      <w:start w:val="1"/>
      <w:numFmt w:val="decimal"/>
      <w:lvlText w:val="%4."/>
      <w:lvlJc w:val="left"/>
      <w:pPr>
        <w:ind w:left="2880" w:hanging="360"/>
      </w:pPr>
    </w:lvl>
    <w:lvl w:ilvl="4" w:tplc="6C126CF0">
      <w:start w:val="1"/>
      <w:numFmt w:val="lowerLetter"/>
      <w:lvlText w:val="%5."/>
      <w:lvlJc w:val="left"/>
      <w:pPr>
        <w:ind w:left="3600" w:hanging="360"/>
      </w:pPr>
    </w:lvl>
    <w:lvl w:ilvl="5" w:tplc="C6D0BAEE">
      <w:start w:val="1"/>
      <w:numFmt w:val="lowerRoman"/>
      <w:lvlText w:val="%6."/>
      <w:lvlJc w:val="right"/>
      <w:pPr>
        <w:ind w:left="4320" w:hanging="180"/>
      </w:pPr>
    </w:lvl>
    <w:lvl w:ilvl="6" w:tplc="CD749002">
      <w:start w:val="1"/>
      <w:numFmt w:val="decimal"/>
      <w:lvlText w:val="%7."/>
      <w:lvlJc w:val="left"/>
      <w:pPr>
        <w:ind w:left="5040" w:hanging="360"/>
      </w:pPr>
    </w:lvl>
    <w:lvl w:ilvl="7" w:tplc="2B90858A">
      <w:start w:val="1"/>
      <w:numFmt w:val="lowerLetter"/>
      <w:lvlText w:val="%8."/>
      <w:lvlJc w:val="left"/>
      <w:pPr>
        <w:ind w:left="5760" w:hanging="360"/>
      </w:pPr>
    </w:lvl>
    <w:lvl w:ilvl="8" w:tplc="A8541CC6">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8A7703"/>
    <w:multiLevelType w:val="hybridMultilevel"/>
    <w:tmpl w:val="FFFFFFFF"/>
    <w:lvl w:ilvl="0" w:tplc="F8522B1A">
      <w:start w:val="1"/>
      <w:numFmt w:val="decimal"/>
      <w:lvlText w:val="[%1]"/>
      <w:lvlJc w:val="left"/>
      <w:pPr>
        <w:ind w:left="720" w:hanging="360"/>
      </w:pPr>
    </w:lvl>
    <w:lvl w:ilvl="1" w:tplc="F9F6FC0E">
      <w:start w:val="1"/>
      <w:numFmt w:val="lowerLetter"/>
      <w:lvlText w:val="%2."/>
      <w:lvlJc w:val="left"/>
      <w:pPr>
        <w:ind w:left="1440" w:hanging="360"/>
      </w:pPr>
    </w:lvl>
    <w:lvl w:ilvl="2" w:tplc="69C63B2A">
      <w:start w:val="1"/>
      <w:numFmt w:val="lowerRoman"/>
      <w:lvlText w:val="%3."/>
      <w:lvlJc w:val="right"/>
      <w:pPr>
        <w:ind w:left="2160" w:hanging="180"/>
      </w:pPr>
    </w:lvl>
    <w:lvl w:ilvl="3" w:tplc="2DB85504">
      <w:start w:val="1"/>
      <w:numFmt w:val="decimal"/>
      <w:lvlText w:val="%4."/>
      <w:lvlJc w:val="left"/>
      <w:pPr>
        <w:ind w:left="2880" w:hanging="360"/>
      </w:pPr>
    </w:lvl>
    <w:lvl w:ilvl="4" w:tplc="069CF276">
      <w:start w:val="1"/>
      <w:numFmt w:val="lowerLetter"/>
      <w:lvlText w:val="%5."/>
      <w:lvlJc w:val="left"/>
      <w:pPr>
        <w:ind w:left="3600" w:hanging="360"/>
      </w:pPr>
    </w:lvl>
    <w:lvl w:ilvl="5" w:tplc="25046B40">
      <w:start w:val="1"/>
      <w:numFmt w:val="lowerRoman"/>
      <w:lvlText w:val="%6."/>
      <w:lvlJc w:val="right"/>
      <w:pPr>
        <w:ind w:left="4320" w:hanging="180"/>
      </w:pPr>
    </w:lvl>
    <w:lvl w:ilvl="6" w:tplc="E646B440">
      <w:start w:val="1"/>
      <w:numFmt w:val="decimal"/>
      <w:lvlText w:val="%7."/>
      <w:lvlJc w:val="left"/>
      <w:pPr>
        <w:ind w:left="5040" w:hanging="360"/>
      </w:pPr>
    </w:lvl>
    <w:lvl w:ilvl="7" w:tplc="74B259D8">
      <w:start w:val="1"/>
      <w:numFmt w:val="lowerLetter"/>
      <w:lvlText w:val="%8."/>
      <w:lvlJc w:val="left"/>
      <w:pPr>
        <w:ind w:left="5760" w:hanging="360"/>
      </w:pPr>
    </w:lvl>
    <w:lvl w:ilvl="8" w:tplc="1C880546">
      <w:start w:val="1"/>
      <w:numFmt w:val="lowerRoman"/>
      <w:lvlText w:val="%9."/>
      <w:lvlJc w:val="right"/>
      <w:pPr>
        <w:ind w:left="6480"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43E73E5"/>
    <w:multiLevelType w:val="hybridMultilevel"/>
    <w:tmpl w:val="D44C13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37A1665C"/>
    <w:multiLevelType w:val="hybridMultilevel"/>
    <w:tmpl w:val="FFFFFFFF"/>
    <w:lvl w:ilvl="0" w:tplc="38E4DC94">
      <w:start w:val="1"/>
      <w:numFmt w:val="decimal"/>
      <w:lvlText w:val="[%1]"/>
      <w:lvlJc w:val="left"/>
      <w:pPr>
        <w:ind w:left="720" w:hanging="360"/>
      </w:pPr>
    </w:lvl>
    <w:lvl w:ilvl="1" w:tplc="C2420328">
      <w:start w:val="1"/>
      <w:numFmt w:val="lowerLetter"/>
      <w:lvlText w:val="%2."/>
      <w:lvlJc w:val="left"/>
      <w:pPr>
        <w:ind w:left="1440" w:hanging="360"/>
      </w:pPr>
    </w:lvl>
    <w:lvl w:ilvl="2" w:tplc="65CA5872">
      <w:start w:val="1"/>
      <w:numFmt w:val="lowerRoman"/>
      <w:lvlText w:val="%3."/>
      <w:lvlJc w:val="right"/>
      <w:pPr>
        <w:ind w:left="2160" w:hanging="180"/>
      </w:pPr>
    </w:lvl>
    <w:lvl w:ilvl="3" w:tplc="5FA2677C">
      <w:start w:val="1"/>
      <w:numFmt w:val="decimal"/>
      <w:lvlText w:val="%4."/>
      <w:lvlJc w:val="left"/>
      <w:pPr>
        <w:ind w:left="2880" w:hanging="360"/>
      </w:pPr>
    </w:lvl>
    <w:lvl w:ilvl="4" w:tplc="78720D40">
      <w:start w:val="1"/>
      <w:numFmt w:val="lowerLetter"/>
      <w:lvlText w:val="%5."/>
      <w:lvlJc w:val="left"/>
      <w:pPr>
        <w:ind w:left="3600" w:hanging="360"/>
      </w:pPr>
    </w:lvl>
    <w:lvl w:ilvl="5" w:tplc="B1B610CE">
      <w:start w:val="1"/>
      <w:numFmt w:val="lowerRoman"/>
      <w:lvlText w:val="%6."/>
      <w:lvlJc w:val="right"/>
      <w:pPr>
        <w:ind w:left="4320" w:hanging="180"/>
      </w:pPr>
    </w:lvl>
    <w:lvl w:ilvl="6" w:tplc="ECDEB482">
      <w:start w:val="1"/>
      <w:numFmt w:val="decimal"/>
      <w:lvlText w:val="%7."/>
      <w:lvlJc w:val="left"/>
      <w:pPr>
        <w:ind w:left="5040" w:hanging="360"/>
      </w:pPr>
    </w:lvl>
    <w:lvl w:ilvl="7" w:tplc="63DA11D8">
      <w:start w:val="1"/>
      <w:numFmt w:val="lowerLetter"/>
      <w:lvlText w:val="%8."/>
      <w:lvlJc w:val="left"/>
      <w:pPr>
        <w:ind w:left="5760" w:hanging="360"/>
      </w:pPr>
    </w:lvl>
    <w:lvl w:ilvl="8" w:tplc="C86C65BA">
      <w:start w:val="1"/>
      <w:numFmt w:val="lowerRoman"/>
      <w:lvlText w:val="%9."/>
      <w:lvlJc w:val="right"/>
      <w:pPr>
        <w:ind w:left="6480" w:hanging="180"/>
      </w:p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20" w15:restartNumberingAfterBreak="0">
    <w:nsid w:val="3ECE15F0"/>
    <w:multiLevelType w:val="hybridMultilevel"/>
    <w:tmpl w:val="9828D6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189603E"/>
    <w:multiLevelType w:val="hybridMultilevel"/>
    <w:tmpl w:val="0AB06E12"/>
    <w:lvl w:ilvl="0" w:tplc="188AB286">
      <w:start w:val="1"/>
      <w:numFmt w:val="upperRoman"/>
      <w:pStyle w:val="Heading1"/>
      <w:lvlText w:val="%1."/>
      <w:lvlJc w:val="cente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6C6CE6E6">
      <w:start w:val="1"/>
      <w:numFmt w:val="upperLetter"/>
      <w:pStyle w:val="Heading2"/>
      <w:lvlText w:val="%2."/>
      <w:lvlJc w:val="left"/>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8ABA638A">
      <w:start w:val="1"/>
      <w:numFmt w:val="decimal"/>
      <w:pStyle w:val="Heading3"/>
      <w:lvlText w:val="%3)"/>
      <w:lvlJc w:val="left"/>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FDFA2530">
      <w:start w:val="1"/>
      <w:numFmt w:val="lowerLetter"/>
      <w:pStyle w:val="Heading4"/>
      <w:lvlText w:val="%4)"/>
      <w:lvlJc w:val="left"/>
      <w:pPr>
        <w:tabs>
          <w:tab w:val="num" w:pos="630"/>
        </w:tabs>
        <w:ind w:firstLine="360"/>
      </w:pPr>
      <w:rPr>
        <w:b w:val="0"/>
        <w:bCs w:val="0"/>
        <w:i/>
        <w:iCs/>
        <w:sz w:val="20"/>
        <w:szCs w:val="20"/>
      </w:rPr>
    </w:lvl>
    <w:lvl w:ilvl="4" w:tplc="26503F6A">
      <w:start w:val="1"/>
      <w:numFmt w:val="decimal"/>
      <w:lvlRestart w:val="0"/>
      <w:lvlText w:val=""/>
      <w:lvlJc w:val="left"/>
      <w:pPr>
        <w:tabs>
          <w:tab w:val="num" w:pos="3240"/>
        </w:tabs>
        <w:ind w:left="2880"/>
      </w:pPr>
    </w:lvl>
    <w:lvl w:ilvl="5" w:tplc="2FB495BE">
      <w:start w:val="1"/>
      <w:numFmt w:val="lowerLetter"/>
      <w:lvlText w:val="(%6)"/>
      <w:lvlJc w:val="left"/>
      <w:pPr>
        <w:tabs>
          <w:tab w:val="num" w:pos="3960"/>
        </w:tabs>
        <w:ind w:left="3600"/>
      </w:pPr>
    </w:lvl>
    <w:lvl w:ilvl="6" w:tplc="341C61F2">
      <w:start w:val="1"/>
      <w:numFmt w:val="lowerRoman"/>
      <w:lvlText w:val="(%7)"/>
      <w:lvlJc w:val="left"/>
      <w:pPr>
        <w:tabs>
          <w:tab w:val="num" w:pos="4680"/>
        </w:tabs>
        <w:ind w:left="4320"/>
      </w:pPr>
    </w:lvl>
    <w:lvl w:ilvl="7" w:tplc="0A6C3D14">
      <w:start w:val="1"/>
      <w:numFmt w:val="lowerLetter"/>
      <w:lvlText w:val="(%8)"/>
      <w:lvlJc w:val="left"/>
      <w:pPr>
        <w:tabs>
          <w:tab w:val="num" w:pos="5400"/>
        </w:tabs>
        <w:ind w:left="5040"/>
      </w:pPr>
    </w:lvl>
    <w:lvl w:ilvl="8" w:tplc="925E9ED6">
      <w:start w:val="1"/>
      <w:numFmt w:val="lowerRoman"/>
      <w:lvlText w:val="(%9)"/>
      <w:lvlJc w:val="left"/>
      <w:pPr>
        <w:tabs>
          <w:tab w:val="num" w:pos="6120"/>
        </w:tabs>
        <w:ind w:left="5760"/>
      </w:pPr>
    </w:lvl>
  </w:abstractNum>
  <w:abstractNum w:abstractNumId="22" w15:restartNumberingAfterBreak="0">
    <w:nsid w:val="4339352E"/>
    <w:multiLevelType w:val="hybridMultilevel"/>
    <w:tmpl w:val="20C237B2"/>
    <w:lvl w:ilvl="0" w:tplc="5A563224">
      <w:start w:val="2"/>
      <w:numFmt w:val="bullet"/>
      <w:lvlText w:val=""/>
      <w:lvlJc w:val="left"/>
      <w:pPr>
        <w:ind w:left="648" w:hanging="360"/>
      </w:pPr>
      <w:rPr>
        <w:rFonts w:hint="default" w:ascii="Symbol" w:hAnsi="Symbol" w:eastAsia="SimSun" w:cs="Times New Roman"/>
      </w:rPr>
    </w:lvl>
    <w:lvl w:ilvl="1" w:tplc="040C0003" w:tentative="1">
      <w:start w:val="1"/>
      <w:numFmt w:val="bullet"/>
      <w:lvlText w:val="o"/>
      <w:lvlJc w:val="left"/>
      <w:pPr>
        <w:ind w:left="1368" w:hanging="360"/>
      </w:pPr>
      <w:rPr>
        <w:rFonts w:hint="default" w:ascii="Courier New" w:hAnsi="Courier New" w:cs="Courier New"/>
      </w:rPr>
    </w:lvl>
    <w:lvl w:ilvl="2" w:tplc="040C0005" w:tentative="1">
      <w:start w:val="1"/>
      <w:numFmt w:val="bullet"/>
      <w:lvlText w:val=""/>
      <w:lvlJc w:val="left"/>
      <w:pPr>
        <w:ind w:left="2088" w:hanging="360"/>
      </w:pPr>
      <w:rPr>
        <w:rFonts w:hint="default" w:ascii="Wingdings" w:hAnsi="Wingdings"/>
      </w:rPr>
    </w:lvl>
    <w:lvl w:ilvl="3" w:tplc="040C0001" w:tentative="1">
      <w:start w:val="1"/>
      <w:numFmt w:val="bullet"/>
      <w:lvlText w:val=""/>
      <w:lvlJc w:val="left"/>
      <w:pPr>
        <w:ind w:left="2808" w:hanging="360"/>
      </w:pPr>
      <w:rPr>
        <w:rFonts w:hint="default" w:ascii="Symbol" w:hAnsi="Symbol"/>
      </w:rPr>
    </w:lvl>
    <w:lvl w:ilvl="4" w:tplc="040C0003" w:tentative="1">
      <w:start w:val="1"/>
      <w:numFmt w:val="bullet"/>
      <w:lvlText w:val="o"/>
      <w:lvlJc w:val="left"/>
      <w:pPr>
        <w:ind w:left="3528" w:hanging="360"/>
      </w:pPr>
      <w:rPr>
        <w:rFonts w:hint="default" w:ascii="Courier New" w:hAnsi="Courier New" w:cs="Courier New"/>
      </w:rPr>
    </w:lvl>
    <w:lvl w:ilvl="5" w:tplc="040C0005" w:tentative="1">
      <w:start w:val="1"/>
      <w:numFmt w:val="bullet"/>
      <w:lvlText w:val=""/>
      <w:lvlJc w:val="left"/>
      <w:pPr>
        <w:ind w:left="4248" w:hanging="360"/>
      </w:pPr>
      <w:rPr>
        <w:rFonts w:hint="default" w:ascii="Wingdings" w:hAnsi="Wingdings"/>
      </w:rPr>
    </w:lvl>
    <w:lvl w:ilvl="6" w:tplc="040C0001" w:tentative="1">
      <w:start w:val="1"/>
      <w:numFmt w:val="bullet"/>
      <w:lvlText w:val=""/>
      <w:lvlJc w:val="left"/>
      <w:pPr>
        <w:ind w:left="4968" w:hanging="360"/>
      </w:pPr>
      <w:rPr>
        <w:rFonts w:hint="default" w:ascii="Symbol" w:hAnsi="Symbol"/>
      </w:rPr>
    </w:lvl>
    <w:lvl w:ilvl="7" w:tplc="040C0003" w:tentative="1">
      <w:start w:val="1"/>
      <w:numFmt w:val="bullet"/>
      <w:lvlText w:val="o"/>
      <w:lvlJc w:val="left"/>
      <w:pPr>
        <w:ind w:left="5688" w:hanging="360"/>
      </w:pPr>
      <w:rPr>
        <w:rFonts w:hint="default" w:ascii="Courier New" w:hAnsi="Courier New" w:cs="Courier New"/>
      </w:rPr>
    </w:lvl>
    <w:lvl w:ilvl="8" w:tplc="040C0005" w:tentative="1">
      <w:start w:val="1"/>
      <w:numFmt w:val="bullet"/>
      <w:lvlText w:val=""/>
      <w:lvlJc w:val="left"/>
      <w:pPr>
        <w:ind w:left="6408" w:hanging="360"/>
      </w:pPr>
      <w:rPr>
        <w:rFonts w:hint="default" w:ascii="Wingdings" w:hAnsi="Wingdings"/>
      </w:rPr>
    </w:lvl>
  </w:abstractNum>
  <w:abstractNum w:abstractNumId="23" w15:restartNumberingAfterBreak="0">
    <w:nsid w:val="439C6B0E"/>
    <w:multiLevelType w:val="hybridMultilevel"/>
    <w:tmpl w:val="FFFFFFFF"/>
    <w:lvl w:ilvl="0" w:tplc="AAC86FE2">
      <w:start w:val="1"/>
      <w:numFmt w:val="decimal"/>
      <w:lvlText w:val="[%1]"/>
      <w:lvlJc w:val="left"/>
      <w:pPr>
        <w:ind w:left="720" w:hanging="360"/>
      </w:pPr>
    </w:lvl>
    <w:lvl w:ilvl="1" w:tplc="B590FAFA">
      <w:start w:val="1"/>
      <w:numFmt w:val="lowerLetter"/>
      <w:lvlText w:val="%2."/>
      <w:lvlJc w:val="left"/>
      <w:pPr>
        <w:ind w:left="1440" w:hanging="360"/>
      </w:pPr>
    </w:lvl>
    <w:lvl w:ilvl="2" w:tplc="CB4246F8">
      <w:start w:val="1"/>
      <w:numFmt w:val="lowerRoman"/>
      <w:lvlText w:val="%3."/>
      <w:lvlJc w:val="right"/>
      <w:pPr>
        <w:ind w:left="2160" w:hanging="180"/>
      </w:pPr>
    </w:lvl>
    <w:lvl w:ilvl="3" w:tplc="0CC2E630">
      <w:start w:val="1"/>
      <w:numFmt w:val="decimal"/>
      <w:lvlText w:val="%4."/>
      <w:lvlJc w:val="left"/>
      <w:pPr>
        <w:ind w:left="2880" w:hanging="360"/>
      </w:pPr>
    </w:lvl>
    <w:lvl w:ilvl="4" w:tplc="67F24EEC">
      <w:start w:val="1"/>
      <w:numFmt w:val="lowerLetter"/>
      <w:lvlText w:val="%5."/>
      <w:lvlJc w:val="left"/>
      <w:pPr>
        <w:ind w:left="3600" w:hanging="360"/>
      </w:pPr>
    </w:lvl>
    <w:lvl w:ilvl="5" w:tplc="1A2A3AF2">
      <w:start w:val="1"/>
      <w:numFmt w:val="lowerRoman"/>
      <w:lvlText w:val="%6."/>
      <w:lvlJc w:val="right"/>
      <w:pPr>
        <w:ind w:left="4320" w:hanging="180"/>
      </w:pPr>
    </w:lvl>
    <w:lvl w:ilvl="6" w:tplc="BB9CD242">
      <w:start w:val="1"/>
      <w:numFmt w:val="decimal"/>
      <w:lvlText w:val="%7."/>
      <w:lvlJc w:val="left"/>
      <w:pPr>
        <w:ind w:left="5040" w:hanging="360"/>
      </w:pPr>
    </w:lvl>
    <w:lvl w:ilvl="7" w:tplc="D7706850">
      <w:start w:val="1"/>
      <w:numFmt w:val="lowerLetter"/>
      <w:lvlText w:val="%8."/>
      <w:lvlJc w:val="left"/>
      <w:pPr>
        <w:ind w:left="5760" w:hanging="360"/>
      </w:pPr>
    </w:lvl>
    <w:lvl w:ilvl="8" w:tplc="4218DEF4">
      <w:start w:val="1"/>
      <w:numFmt w:val="lowerRoman"/>
      <w:lvlText w:val="%9."/>
      <w:lvlJc w:val="right"/>
      <w:pPr>
        <w:ind w:left="6480" w:hanging="180"/>
      </w:pPr>
    </w:lvl>
  </w:abstractNum>
  <w:abstractNum w:abstractNumId="24" w15:restartNumberingAfterBreak="0">
    <w:nsid w:val="45593816"/>
    <w:multiLevelType w:val="hybridMultilevel"/>
    <w:tmpl w:val="FFFFFFFF"/>
    <w:lvl w:ilvl="0" w:tplc="D570AF82">
      <w:start w:val="1"/>
      <w:numFmt w:val="decimal"/>
      <w:lvlText w:val="[%1]"/>
      <w:lvlJc w:val="left"/>
      <w:pPr>
        <w:ind w:left="720" w:hanging="360"/>
      </w:pPr>
    </w:lvl>
    <w:lvl w:ilvl="1" w:tplc="8E6C4930">
      <w:start w:val="1"/>
      <w:numFmt w:val="lowerLetter"/>
      <w:lvlText w:val="%2."/>
      <w:lvlJc w:val="left"/>
      <w:pPr>
        <w:ind w:left="1440" w:hanging="360"/>
      </w:pPr>
    </w:lvl>
    <w:lvl w:ilvl="2" w:tplc="27C2A28C">
      <w:start w:val="1"/>
      <w:numFmt w:val="lowerRoman"/>
      <w:lvlText w:val="%3."/>
      <w:lvlJc w:val="right"/>
      <w:pPr>
        <w:ind w:left="2160" w:hanging="180"/>
      </w:pPr>
    </w:lvl>
    <w:lvl w:ilvl="3" w:tplc="7EEEEF12">
      <w:start w:val="1"/>
      <w:numFmt w:val="decimal"/>
      <w:lvlText w:val="%4."/>
      <w:lvlJc w:val="left"/>
      <w:pPr>
        <w:ind w:left="2880" w:hanging="360"/>
      </w:pPr>
    </w:lvl>
    <w:lvl w:ilvl="4" w:tplc="0CC06740">
      <w:start w:val="1"/>
      <w:numFmt w:val="lowerLetter"/>
      <w:lvlText w:val="%5."/>
      <w:lvlJc w:val="left"/>
      <w:pPr>
        <w:ind w:left="3600" w:hanging="360"/>
      </w:pPr>
    </w:lvl>
    <w:lvl w:ilvl="5" w:tplc="5D6EBBA6">
      <w:start w:val="1"/>
      <w:numFmt w:val="lowerRoman"/>
      <w:lvlText w:val="%6."/>
      <w:lvlJc w:val="right"/>
      <w:pPr>
        <w:ind w:left="4320" w:hanging="180"/>
      </w:pPr>
    </w:lvl>
    <w:lvl w:ilvl="6" w:tplc="62523DE6">
      <w:start w:val="1"/>
      <w:numFmt w:val="decimal"/>
      <w:lvlText w:val="%7."/>
      <w:lvlJc w:val="left"/>
      <w:pPr>
        <w:ind w:left="5040" w:hanging="360"/>
      </w:pPr>
    </w:lvl>
    <w:lvl w:ilvl="7" w:tplc="1CE4AD2E">
      <w:start w:val="1"/>
      <w:numFmt w:val="lowerLetter"/>
      <w:lvlText w:val="%8."/>
      <w:lvlJc w:val="left"/>
      <w:pPr>
        <w:ind w:left="5760" w:hanging="360"/>
      </w:pPr>
    </w:lvl>
    <w:lvl w:ilvl="8" w:tplc="58A64304">
      <w:start w:val="1"/>
      <w:numFmt w:val="lowerRoman"/>
      <w:lvlText w:val="%9."/>
      <w:lvlJc w:val="right"/>
      <w:pPr>
        <w:ind w:left="6480" w:hanging="180"/>
      </w:pPr>
    </w:lvl>
  </w:abstractNum>
  <w:abstractNum w:abstractNumId="25" w15:restartNumberingAfterBreak="0">
    <w:nsid w:val="46B00495"/>
    <w:multiLevelType w:val="hybridMultilevel"/>
    <w:tmpl w:val="CD76DC52"/>
    <w:lvl w:ilvl="0" w:tplc="E5EAFC18">
      <w:start w:val="1"/>
      <w:numFmt w:val="upperLetter"/>
      <w:lvlText w:val="%1."/>
      <w:lvlJc w:val="left"/>
      <w:pPr>
        <w:ind w:left="360" w:hanging="360"/>
      </w:pPr>
    </w:lvl>
    <w:lvl w:ilvl="1" w:tplc="E6AE4A8A">
      <w:start w:val="1"/>
      <w:numFmt w:val="lowerLetter"/>
      <w:lvlText w:val="%2."/>
      <w:lvlJc w:val="left"/>
      <w:pPr>
        <w:ind w:left="1080" w:hanging="360"/>
      </w:pPr>
    </w:lvl>
    <w:lvl w:ilvl="2" w:tplc="FFFC1816">
      <w:start w:val="1"/>
      <w:numFmt w:val="lowerRoman"/>
      <w:lvlText w:val="%3."/>
      <w:lvlJc w:val="right"/>
      <w:pPr>
        <w:ind w:left="1800" w:hanging="180"/>
      </w:pPr>
    </w:lvl>
    <w:lvl w:ilvl="3" w:tplc="75D4AF68">
      <w:start w:val="1"/>
      <w:numFmt w:val="decimal"/>
      <w:lvlText w:val="%4."/>
      <w:lvlJc w:val="left"/>
      <w:pPr>
        <w:ind w:left="2520" w:hanging="360"/>
      </w:pPr>
    </w:lvl>
    <w:lvl w:ilvl="4" w:tplc="D1DC8D7C">
      <w:start w:val="1"/>
      <w:numFmt w:val="lowerLetter"/>
      <w:lvlText w:val="%5."/>
      <w:lvlJc w:val="left"/>
      <w:pPr>
        <w:ind w:left="3240" w:hanging="360"/>
      </w:pPr>
    </w:lvl>
    <w:lvl w:ilvl="5" w:tplc="69044DA6">
      <w:start w:val="1"/>
      <w:numFmt w:val="lowerRoman"/>
      <w:lvlText w:val="%6."/>
      <w:lvlJc w:val="right"/>
      <w:pPr>
        <w:ind w:left="3960" w:hanging="180"/>
      </w:pPr>
    </w:lvl>
    <w:lvl w:ilvl="6" w:tplc="4B7A1490">
      <w:start w:val="1"/>
      <w:numFmt w:val="decimal"/>
      <w:lvlText w:val="%7."/>
      <w:lvlJc w:val="left"/>
      <w:pPr>
        <w:ind w:left="4680" w:hanging="360"/>
      </w:pPr>
    </w:lvl>
    <w:lvl w:ilvl="7" w:tplc="4600C95A">
      <w:start w:val="1"/>
      <w:numFmt w:val="lowerLetter"/>
      <w:lvlText w:val="%8."/>
      <w:lvlJc w:val="left"/>
      <w:pPr>
        <w:ind w:left="5400" w:hanging="360"/>
      </w:pPr>
    </w:lvl>
    <w:lvl w:ilvl="8" w:tplc="1CECDFD8">
      <w:start w:val="1"/>
      <w:numFmt w:val="lowerRoman"/>
      <w:lvlText w:val="%9."/>
      <w:lvlJc w:val="right"/>
      <w:pPr>
        <w:ind w:left="6120" w:hanging="180"/>
      </w:pPr>
    </w:lvl>
  </w:abstractNum>
  <w:abstractNum w:abstractNumId="26" w15:restartNumberingAfterBreak="0">
    <w:nsid w:val="47827887"/>
    <w:multiLevelType w:val="hybridMultilevel"/>
    <w:tmpl w:val="FFFFFFFF"/>
    <w:lvl w:ilvl="0" w:tplc="5B90392E">
      <w:start w:val="1"/>
      <w:numFmt w:val="decimal"/>
      <w:lvlText w:val="[%1]"/>
      <w:lvlJc w:val="left"/>
      <w:pPr>
        <w:ind w:left="720" w:hanging="360"/>
      </w:pPr>
    </w:lvl>
    <w:lvl w:ilvl="1" w:tplc="FC6439E4">
      <w:start w:val="1"/>
      <w:numFmt w:val="lowerLetter"/>
      <w:lvlText w:val="%2."/>
      <w:lvlJc w:val="left"/>
      <w:pPr>
        <w:ind w:left="1440" w:hanging="360"/>
      </w:pPr>
    </w:lvl>
    <w:lvl w:ilvl="2" w:tplc="708C146A">
      <w:start w:val="1"/>
      <w:numFmt w:val="lowerRoman"/>
      <w:lvlText w:val="%3."/>
      <w:lvlJc w:val="right"/>
      <w:pPr>
        <w:ind w:left="2160" w:hanging="180"/>
      </w:pPr>
    </w:lvl>
    <w:lvl w:ilvl="3" w:tplc="67048ED4">
      <w:start w:val="1"/>
      <w:numFmt w:val="decimal"/>
      <w:lvlText w:val="%4."/>
      <w:lvlJc w:val="left"/>
      <w:pPr>
        <w:ind w:left="2880" w:hanging="360"/>
      </w:pPr>
    </w:lvl>
    <w:lvl w:ilvl="4" w:tplc="D952CBF4">
      <w:start w:val="1"/>
      <w:numFmt w:val="lowerLetter"/>
      <w:lvlText w:val="%5."/>
      <w:lvlJc w:val="left"/>
      <w:pPr>
        <w:ind w:left="3600" w:hanging="360"/>
      </w:pPr>
    </w:lvl>
    <w:lvl w:ilvl="5" w:tplc="E85E2242">
      <w:start w:val="1"/>
      <w:numFmt w:val="lowerRoman"/>
      <w:lvlText w:val="%6."/>
      <w:lvlJc w:val="right"/>
      <w:pPr>
        <w:ind w:left="4320" w:hanging="180"/>
      </w:pPr>
    </w:lvl>
    <w:lvl w:ilvl="6" w:tplc="BD367752">
      <w:start w:val="1"/>
      <w:numFmt w:val="decimal"/>
      <w:lvlText w:val="%7."/>
      <w:lvlJc w:val="left"/>
      <w:pPr>
        <w:ind w:left="5040" w:hanging="360"/>
      </w:pPr>
    </w:lvl>
    <w:lvl w:ilvl="7" w:tplc="EEE0AD70">
      <w:start w:val="1"/>
      <w:numFmt w:val="lowerLetter"/>
      <w:lvlText w:val="%8."/>
      <w:lvlJc w:val="left"/>
      <w:pPr>
        <w:ind w:left="5760" w:hanging="360"/>
      </w:pPr>
    </w:lvl>
    <w:lvl w:ilvl="8" w:tplc="29FAD6F8">
      <w:start w:val="1"/>
      <w:numFmt w:val="lowerRoman"/>
      <w:lvlText w:val="%9."/>
      <w:lvlJc w:val="right"/>
      <w:pPr>
        <w:ind w:left="6480" w:hanging="180"/>
      </w:pPr>
    </w:lvl>
  </w:abstractNum>
  <w:abstractNum w:abstractNumId="27" w15:restartNumberingAfterBreak="0">
    <w:nsid w:val="493C3F76"/>
    <w:multiLevelType w:val="hybridMultilevel"/>
    <w:tmpl w:val="9A9E418C"/>
    <w:lvl w:ilvl="0" w:tplc="2C18EFA4">
      <w:start w:val="1"/>
      <w:numFmt w:val="lowerLetter"/>
      <w:pStyle w:val="tablefootnote"/>
      <w:lvlText w:val="%1."/>
      <w:lvlJc w:val="right"/>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b w:val="0"/>
        <w:bCs w:val="0"/>
        <w:i w:val="0"/>
        <w:iCs w:val="0"/>
        <w:sz w:val="16"/>
        <w:szCs w:val="16"/>
      </w:rPr>
    </w:lvl>
  </w:abstractNum>
  <w:abstractNum w:abstractNumId="29" w15:restartNumberingAfterBreak="0">
    <w:nsid w:val="5D6952F1"/>
    <w:multiLevelType w:val="hybridMultilevel"/>
    <w:tmpl w:val="6F00B2DA"/>
    <w:lvl w:ilvl="0" w:tplc="23221B6C">
      <w:start w:val="2"/>
      <w:numFmt w:val="bullet"/>
      <w:lvlText w:val=""/>
      <w:lvlJc w:val="left"/>
      <w:pPr>
        <w:ind w:left="648" w:hanging="360"/>
      </w:pPr>
      <w:rPr>
        <w:rFonts w:hint="default" w:ascii="Symbol" w:hAnsi="Symbol" w:eastAsia="SimSun" w:cs="Times New Roman"/>
      </w:rPr>
    </w:lvl>
    <w:lvl w:ilvl="1" w:tplc="040C0003" w:tentative="1">
      <w:start w:val="1"/>
      <w:numFmt w:val="bullet"/>
      <w:lvlText w:val="o"/>
      <w:lvlJc w:val="left"/>
      <w:pPr>
        <w:ind w:left="1368" w:hanging="360"/>
      </w:pPr>
      <w:rPr>
        <w:rFonts w:hint="default" w:ascii="Courier New" w:hAnsi="Courier New" w:cs="Courier New"/>
      </w:rPr>
    </w:lvl>
    <w:lvl w:ilvl="2" w:tplc="040C0005" w:tentative="1">
      <w:start w:val="1"/>
      <w:numFmt w:val="bullet"/>
      <w:lvlText w:val=""/>
      <w:lvlJc w:val="left"/>
      <w:pPr>
        <w:ind w:left="2088" w:hanging="360"/>
      </w:pPr>
      <w:rPr>
        <w:rFonts w:hint="default" w:ascii="Wingdings" w:hAnsi="Wingdings"/>
      </w:rPr>
    </w:lvl>
    <w:lvl w:ilvl="3" w:tplc="040C0001" w:tentative="1">
      <w:start w:val="1"/>
      <w:numFmt w:val="bullet"/>
      <w:lvlText w:val=""/>
      <w:lvlJc w:val="left"/>
      <w:pPr>
        <w:ind w:left="2808" w:hanging="360"/>
      </w:pPr>
      <w:rPr>
        <w:rFonts w:hint="default" w:ascii="Symbol" w:hAnsi="Symbol"/>
      </w:rPr>
    </w:lvl>
    <w:lvl w:ilvl="4" w:tplc="040C0003" w:tentative="1">
      <w:start w:val="1"/>
      <w:numFmt w:val="bullet"/>
      <w:lvlText w:val="o"/>
      <w:lvlJc w:val="left"/>
      <w:pPr>
        <w:ind w:left="3528" w:hanging="360"/>
      </w:pPr>
      <w:rPr>
        <w:rFonts w:hint="default" w:ascii="Courier New" w:hAnsi="Courier New" w:cs="Courier New"/>
      </w:rPr>
    </w:lvl>
    <w:lvl w:ilvl="5" w:tplc="040C0005" w:tentative="1">
      <w:start w:val="1"/>
      <w:numFmt w:val="bullet"/>
      <w:lvlText w:val=""/>
      <w:lvlJc w:val="left"/>
      <w:pPr>
        <w:ind w:left="4248" w:hanging="360"/>
      </w:pPr>
      <w:rPr>
        <w:rFonts w:hint="default" w:ascii="Wingdings" w:hAnsi="Wingdings"/>
      </w:rPr>
    </w:lvl>
    <w:lvl w:ilvl="6" w:tplc="040C0001" w:tentative="1">
      <w:start w:val="1"/>
      <w:numFmt w:val="bullet"/>
      <w:lvlText w:val=""/>
      <w:lvlJc w:val="left"/>
      <w:pPr>
        <w:ind w:left="4968" w:hanging="360"/>
      </w:pPr>
      <w:rPr>
        <w:rFonts w:hint="default" w:ascii="Symbol" w:hAnsi="Symbol"/>
      </w:rPr>
    </w:lvl>
    <w:lvl w:ilvl="7" w:tplc="040C0003" w:tentative="1">
      <w:start w:val="1"/>
      <w:numFmt w:val="bullet"/>
      <w:lvlText w:val="o"/>
      <w:lvlJc w:val="left"/>
      <w:pPr>
        <w:ind w:left="5688" w:hanging="360"/>
      </w:pPr>
      <w:rPr>
        <w:rFonts w:hint="default" w:ascii="Courier New" w:hAnsi="Courier New" w:cs="Courier New"/>
      </w:rPr>
    </w:lvl>
    <w:lvl w:ilvl="8" w:tplc="040C0005" w:tentative="1">
      <w:start w:val="1"/>
      <w:numFmt w:val="bullet"/>
      <w:lvlText w:val=""/>
      <w:lvlJc w:val="left"/>
      <w:pPr>
        <w:ind w:left="6408" w:hanging="360"/>
      </w:pPr>
      <w:rPr>
        <w:rFonts w:hint="default" w:ascii="Wingdings" w:hAnsi="Wingdings"/>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32" w15:restartNumberingAfterBreak="0">
    <w:nsid w:val="6CF53D91"/>
    <w:multiLevelType w:val="hybridMultilevel"/>
    <w:tmpl w:val="5E7AD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2F0FEB"/>
    <w:multiLevelType w:val="hybridMultilevel"/>
    <w:tmpl w:val="FFFFFFFF"/>
    <w:lvl w:ilvl="0" w:tplc="C4B88462">
      <w:start w:val="1"/>
      <w:numFmt w:val="decimal"/>
      <w:lvlText w:val="[%1]"/>
      <w:lvlJc w:val="left"/>
      <w:pPr>
        <w:ind w:left="720" w:hanging="360"/>
      </w:pPr>
    </w:lvl>
    <w:lvl w:ilvl="1" w:tplc="1E32B484">
      <w:start w:val="1"/>
      <w:numFmt w:val="lowerLetter"/>
      <w:lvlText w:val="%2."/>
      <w:lvlJc w:val="left"/>
      <w:pPr>
        <w:ind w:left="1440" w:hanging="360"/>
      </w:pPr>
    </w:lvl>
    <w:lvl w:ilvl="2" w:tplc="D2EC58EE">
      <w:start w:val="1"/>
      <w:numFmt w:val="lowerRoman"/>
      <w:lvlText w:val="%3."/>
      <w:lvlJc w:val="right"/>
      <w:pPr>
        <w:ind w:left="2160" w:hanging="180"/>
      </w:pPr>
    </w:lvl>
    <w:lvl w:ilvl="3" w:tplc="F66E98E6">
      <w:start w:val="1"/>
      <w:numFmt w:val="decimal"/>
      <w:lvlText w:val="%4."/>
      <w:lvlJc w:val="left"/>
      <w:pPr>
        <w:ind w:left="2880" w:hanging="360"/>
      </w:pPr>
    </w:lvl>
    <w:lvl w:ilvl="4" w:tplc="23608CB0">
      <w:start w:val="1"/>
      <w:numFmt w:val="lowerLetter"/>
      <w:lvlText w:val="%5."/>
      <w:lvlJc w:val="left"/>
      <w:pPr>
        <w:ind w:left="3600" w:hanging="360"/>
      </w:pPr>
    </w:lvl>
    <w:lvl w:ilvl="5" w:tplc="DC36B784">
      <w:start w:val="1"/>
      <w:numFmt w:val="lowerRoman"/>
      <w:lvlText w:val="%6."/>
      <w:lvlJc w:val="right"/>
      <w:pPr>
        <w:ind w:left="4320" w:hanging="180"/>
      </w:pPr>
    </w:lvl>
    <w:lvl w:ilvl="6" w:tplc="B318324E">
      <w:start w:val="1"/>
      <w:numFmt w:val="decimal"/>
      <w:lvlText w:val="%7."/>
      <w:lvlJc w:val="left"/>
      <w:pPr>
        <w:ind w:left="5040" w:hanging="360"/>
      </w:pPr>
    </w:lvl>
    <w:lvl w:ilvl="7" w:tplc="65D4F7A0">
      <w:start w:val="1"/>
      <w:numFmt w:val="lowerLetter"/>
      <w:lvlText w:val="%8."/>
      <w:lvlJc w:val="left"/>
      <w:pPr>
        <w:ind w:left="5760" w:hanging="360"/>
      </w:pPr>
    </w:lvl>
    <w:lvl w:ilvl="8" w:tplc="61043A14">
      <w:start w:val="1"/>
      <w:numFmt w:val="lowerRoman"/>
      <w:lvlText w:val="%9."/>
      <w:lvlJc w:val="right"/>
      <w:pPr>
        <w:ind w:left="6480" w:hanging="180"/>
      </w:pPr>
    </w:lvl>
  </w:abstractNum>
  <w:num w:numId="1" w16cid:durableId="1562977948">
    <w:abstractNumId w:val="17"/>
  </w:num>
  <w:num w:numId="2" w16cid:durableId="1512334242">
    <w:abstractNumId w:val="30"/>
  </w:num>
  <w:num w:numId="3" w16cid:durableId="487787420">
    <w:abstractNumId w:val="15"/>
  </w:num>
  <w:num w:numId="4" w16cid:durableId="158078140">
    <w:abstractNumId w:val="21"/>
  </w:num>
  <w:num w:numId="5" w16cid:durableId="639112641">
    <w:abstractNumId w:val="21"/>
  </w:num>
  <w:num w:numId="6" w16cid:durableId="1203975893">
    <w:abstractNumId w:val="21"/>
  </w:num>
  <w:num w:numId="7" w16cid:durableId="1067803557">
    <w:abstractNumId w:val="21"/>
  </w:num>
  <w:num w:numId="8" w16cid:durableId="2008172225">
    <w:abstractNumId w:val="28"/>
  </w:num>
  <w:num w:numId="9" w16cid:durableId="697315558">
    <w:abstractNumId w:val="31"/>
  </w:num>
  <w:num w:numId="10" w16cid:durableId="576474708">
    <w:abstractNumId w:val="19"/>
  </w:num>
  <w:num w:numId="11" w16cid:durableId="792089752">
    <w:abstractNumId w:val="14"/>
  </w:num>
  <w:num w:numId="12" w16cid:durableId="414473560">
    <w:abstractNumId w:val="12"/>
  </w:num>
  <w:num w:numId="13" w16cid:durableId="835802966">
    <w:abstractNumId w:val="0"/>
  </w:num>
  <w:num w:numId="14" w16cid:durableId="1325012864">
    <w:abstractNumId w:val="10"/>
  </w:num>
  <w:num w:numId="15" w16cid:durableId="1170683205">
    <w:abstractNumId w:val="8"/>
  </w:num>
  <w:num w:numId="16" w16cid:durableId="1710567999">
    <w:abstractNumId w:val="7"/>
  </w:num>
  <w:num w:numId="17" w16cid:durableId="1490902553">
    <w:abstractNumId w:val="6"/>
  </w:num>
  <w:num w:numId="18" w16cid:durableId="951320600">
    <w:abstractNumId w:val="5"/>
  </w:num>
  <w:num w:numId="19" w16cid:durableId="1263957176">
    <w:abstractNumId w:val="9"/>
  </w:num>
  <w:num w:numId="20" w16cid:durableId="313683364">
    <w:abstractNumId w:val="4"/>
  </w:num>
  <w:num w:numId="21" w16cid:durableId="2051414085">
    <w:abstractNumId w:val="3"/>
  </w:num>
  <w:num w:numId="22" w16cid:durableId="1124271806">
    <w:abstractNumId w:val="2"/>
  </w:num>
  <w:num w:numId="23" w16cid:durableId="1322805379">
    <w:abstractNumId w:val="1"/>
  </w:num>
  <w:num w:numId="24" w16cid:durableId="695497229">
    <w:abstractNumId w:val="27"/>
  </w:num>
  <w:num w:numId="25" w16cid:durableId="904074830">
    <w:abstractNumId w:val="16"/>
  </w:num>
  <w:num w:numId="26" w16cid:durableId="1483228388">
    <w:abstractNumId w:val="29"/>
  </w:num>
  <w:num w:numId="27" w16cid:durableId="716783642">
    <w:abstractNumId w:val="22"/>
  </w:num>
  <w:num w:numId="28" w16cid:durableId="1731880804">
    <w:abstractNumId w:val="20"/>
  </w:num>
  <w:num w:numId="29" w16cid:durableId="1876581060">
    <w:abstractNumId w:val="25"/>
  </w:num>
  <w:num w:numId="30" w16cid:durableId="993798975">
    <w:abstractNumId w:val="32"/>
  </w:num>
  <w:num w:numId="31" w16cid:durableId="1365402696">
    <w:abstractNumId w:val="24"/>
  </w:num>
  <w:num w:numId="32" w16cid:durableId="1753888521">
    <w:abstractNumId w:val="11"/>
  </w:num>
  <w:num w:numId="33" w16cid:durableId="138228870">
    <w:abstractNumId w:val="33"/>
  </w:num>
  <w:num w:numId="34" w16cid:durableId="1144927715">
    <w:abstractNumId w:val="23"/>
  </w:num>
  <w:num w:numId="35" w16cid:durableId="326518341">
    <w:abstractNumId w:val="18"/>
  </w:num>
  <w:num w:numId="36" w16cid:durableId="170606383">
    <w:abstractNumId w:val="26"/>
  </w:num>
  <w:num w:numId="37" w16cid:durableId="896623003">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embedSystemFonts/>
  <w:trackRevisions w:val="false"/>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8FD"/>
    <w:rsid w:val="00002694"/>
    <w:rsid w:val="00003505"/>
    <w:rsid w:val="00004A28"/>
    <w:rsid w:val="000056B6"/>
    <w:rsid w:val="00006F39"/>
    <w:rsid w:val="0000710C"/>
    <w:rsid w:val="0000756C"/>
    <w:rsid w:val="00010959"/>
    <w:rsid w:val="00013872"/>
    <w:rsid w:val="00014A69"/>
    <w:rsid w:val="00014FA8"/>
    <w:rsid w:val="0001609F"/>
    <w:rsid w:val="000170F3"/>
    <w:rsid w:val="000221DC"/>
    <w:rsid w:val="00022852"/>
    <w:rsid w:val="000231B0"/>
    <w:rsid w:val="000233A1"/>
    <w:rsid w:val="0002343C"/>
    <w:rsid w:val="0002434A"/>
    <w:rsid w:val="00024A7A"/>
    <w:rsid w:val="00024CB9"/>
    <w:rsid w:val="00024F0D"/>
    <w:rsid w:val="000263BF"/>
    <w:rsid w:val="00026A23"/>
    <w:rsid w:val="0002765C"/>
    <w:rsid w:val="00031BFF"/>
    <w:rsid w:val="00032A60"/>
    <w:rsid w:val="0003343B"/>
    <w:rsid w:val="00034144"/>
    <w:rsid w:val="000344B8"/>
    <w:rsid w:val="00035FD4"/>
    <w:rsid w:val="00036B6D"/>
    <w:rsid w:val="0003750C"/>
    <w:rsid w:val="00037D2B"/>
    <w:rsid w:val="00040967"/>
    <w:rsid w:val="00041563"/>
    <w:rsid w:val="00042D73"/>
    <w:rsid w:val="00045990"/>
    <w:rsid w:val="00045E2E"/>
    <w:rsid w:val="000460FF"/>
    <w:rsid w:val="000462AC"/>
    <w:rsid w:val="0004781E"/>
    <w:rsid w:val="00052448"/>
    <w:rsid w:val="00052AF1"/>
    <w:rsid w:val="0005314A"/>
    <w:rsid w:val="000536D0"/>
    <w:rsid w:val="00053FEB"/>
    <w:rsid w:val="00056DD4"/>
    <w:rsid w:val="000608EF"/>
    <w:rsid w:val="00061509"/>
    <w:rsid w:val="00061E58"/>
    <w:rsid w:val="00062A6E"/>
    <w:rsid w:val="00062F9C"/>
    <w:rsid w:val="00063DE5"/>
    <w:rsid w:val="0006532A"/>
    <w:rsid w:val="00065807"/>
    <w:rsid w:val="0006591E"/>
    <w:rsid w:val="00065DC8"/>
    <w:rsid w:val="00066C39"/>
    <w:rsid w:val="00067424"/>
    <w:rsid w:val="00067D16"/>
    <w:rsid w:val="00067F50"/>
    <w:rsid w:val="000702E1"/>
    <w:rsid w:val="00070BFC"/>
    <w:rsid w:val="00071C33"/>
    <w:rsid w:val="00071C79"/>
    <w:rsid w:val="00073380"/>
    <w:rsid w:val="0007344A"/>
    <w:rsid w:val="00073941"/>
    <w:rsid w:val="000762E0"/>
    <w:rsid w:val="000767A0"/>
    <w:rsid w:val="00080A69"/>
    <w:rsid w:val="00080B02"/>
    <w:rsid w:val="000815D4"/>
    <w:rsid w:val="000820E2"/>
    <w:rsid w:val="00082FB5"/>
    <w:rsid w:val="0008416E"/>
    <w:rsid w:val="00084A4B"/>
    <w:rsid w:val="000865FC"/>
    <w:rsid w:val="0008758A"/>
    <w:rsid w:val="000878F2"/>
    <w:rsid w:val="000909D4"/>
    <w:rsid w:val="0009260D"/>
    <w:rsid w:val="00092E40"/>
    <w:rsid w:val="00093A9B"/>
    <w:rsid w:val="00094FE1"/>
    <w:rsid w:val="00095139"/>
    <w:rsid w:val="000951DA"/>
    <w:rsid w:val="0009663B"/>
    <w:rsid w:val="00096A06"/>
    <w:rsid w:val="0009705A"/>
    <w:rsid w:val="00097AE7"/>
    <w:rsid w:val="000A0457"/>
    <w:rsid w:val="000A0BBA"/>
    <w:rsid w:val="000A6A50"/>
    <w:rsid w:val="000A78A6"/>
    <w:rsid w:val="000B1D42"/>
    <w:rsid w:val="000B268D"/>
    <w:rsid w:val="000B2803"/>
    <w:rsid w:val="000B2893"/>
    <w:rsid w:val="000B2F6D"/>
    <w:rsid w:val="000B3FC1"/>
    <w:rsid w:val="000B4497"/>
    <w:rsid w:val="000C1E68"/>
    <w:rsid w:val="000C3B4B"/>
    <w:rsid w:val="000C41AF"/>
    <w:rsid w:val="000C4DDD"/>
    <w:rsid w:val="000C5E99"/>
    <w:rsid w:val="000C76F3"/>
    <w:rsid w:val="000C79DF"/>
    <w:rsid w:val="000C7EB5"/>
    <w:rsid w:val="000D0296"/>
    <w:rsid w:val="000D32E4"/>
    <w:rsid w:val="000D3BD4"/>
    <w:rsid w:val="000D46E6"/>
    <w:rsid w:val="000D4C90"/>
    <w:rsid w:val="000D727C"/>
    <w:rsid w:val="000E00D4"/>
    <w:rsid w:val="000E306A"/>
    <w:rsid w:val="000E34F6"/>
    <w:rsid w:val="000E3704"/>
    <w:rsid w:val="000E381C"/>
    <w:rsid w:val="000E4F6E"/>
    <w:rsid w:val="000E5D79"/>
    <w:rsid w:val="000E6AE0"/>
    <w:rsid w:val="000F1367"/>
    <w:rsid w:val="000F28CE"/>
    <w:rsid w:val="000F3409"/>
    <w:rsid w:val="000F4FB1"/>
    <w:rsid w:val="000F5AD6"/>
    <w:rsid w:val="000F7758"/>
    <w:rsid w:val="000F7C63"/>
    <w:rsid w:val="000F7FD5"/>
    <w:rsid w:val="00102855"/>
    <w:rsid w:val="0010476E"/>
    <w:rsid w:val="001063AA"/>
    <w:rsid w:val="00106E6E"/>
    <w:rsid w:val="00107968"/>
    <w:rsid w:val="00111D72"/>
    <w:rsid w:val="00113606"/>
    <w:rsid w:val="00113DC7"/>
    <w:rsid w:val="0011503C"/>
    <w:rsid w:val="00117D74"/>
    <w:rsid w:val="001202DE"/>
    <w:rsid w:val="00120D06"/>
    <w:rsid w:val="00121E71"/>
    <w:rsid w:val="001227D8"/>
    <w:rsid w:val="00123046"/>
    <w:rsid w:val="001232B3"/>
    <w:rsid w:val="00123412"/>
    <w:rsid w:val="00123E10"/>
    <w:rsid w:val="00125F94"/>
    <w:rsid w:val="00127AEE"/>
    <w:rsid w:val="00130B9E"/>
    <w:rsid w:val="00131987"/>
    <w:rsid w:val="00131D73"/>
    <w:rsid w:val="001405EF"/>
    <w:rsid w:val="001416CB"/>
    <w:rsid w:val="001417FE"/>
    <w:rsid w:val="001422B8"/>
    <w:rsid w:val="00142980"/>
    <w:rsid w:val="001429F9"/>
    <w:rsid w:val="00142B08"/>
    <w:rsid w:val="00143014"/>
    <w:rsid w:val="00143148"/>
    <w:rsid w:val="00143447"/>
    <w:rsid w:val="00143FBF"/>
    <w:rsid w:val="001447EA"/>
    <w:rsid w:val="00144F8F"/>
    <w:rsid w:val="0014730C"/>
    <w:rsid w:val="00147950"/>
    <w:rsid w:val="0014797D"/>
    <w:rsid w:val="00147B71"/>
    <w:rsid w:val="001500E7"/>
    <w:rsid w:val="001517C8"/>
    <w:rsid w:val="001525D9"/>
    <w:rsid w:val="001530F8"/>
    <w:rsid w:val="00153D9A"/>
    <w:rsid w:val="00154264"/>
    <w:rsid w:val="00154CC4"/>
    <w:rsid w:val="001559B8"/>
    <w:rsid w:val="00157F7A"/>
    <w:rsid w:val="00160193"/>
    <w:rsid w:val="0016196F"/>
    <w:rsid w:val="00162204"/>
    <w:rsid w:val="00162206"/>
    <w:rsid w:val="001627C3"/>
    <w:rsid w:val="0016332B"/>
    <w:rsid w:val="00163DA2"/>
    <w:rsid w:val="00163EDE"/>
    <w:rsid w:val="00165C21"/>
    <w:rsid w:val="00166820"/>
    <w:rsid w:val="00166A0C"/>
    <w:rsid w:val="00167674"/>
    <w:rsid w:val="00170248"/>
    <w:rsid w:val="0017091E"/>
    <w:rsid w:val="001716B0"/>
    <w:rsid w:val="001721C4"/>
    <w:rsid w:val="00173CB2"/>
    <w:rsid w:val="0017450E"/>
    <w:rsid w:val="0017474D"/>
    <w:rsid w:val="00174C8E"/>
    <w:rsid w:val="001777FA"/>
    <w:rsid w:val="0018146B"/>
    <w:rsid w:val="00181AAA"/>
    <w:rsid w:val="00182113"/>
    <w:rsid w:val="001823F5"/>
    <w:rsid w:val="00183DBE"/>
    <w:rsid w:val="0018493F"/>
    <w:rsid w:val="00184F7D"/>
    <w:rsid w:val="001851A0"/>
    <w:rsid w:val="00185564"/>
    <w:rsid w:val="001858EE"/>
    <w:rsid w:val="00192500"/>
    <w:rsid w:val="001939EE"/>
    <w:rsid w:val="00194735"/>
    <w:rsid w:val="00194A64"/>
    <w:rsid w:val="001951FE"/>
    <w:rsid w:val="00195409"/>
    <w:rsid w:val="00196860"/>
    <w:rsid w:val="001A229B"/>
    <w:rsid w:val="001A2EFD"/>
    <w:rsid w:val="001A3B3D"/>
    <w:rsid w:val="001A41F5"/>
    <w:rsid w:val="001A42EA"/>
    <w:rsid w:val="001A4F6B"/>
    <w:rsid w:val="001A6EAE"/>
    <w:rsid w:val="001A6FD9"/>
    <w:rsid w:val="001B0435"/>
    <w:rsid w:val="001B122B"/>
    <w:rsid w:val="001B20F1"/>
    <w:rsid w:val="001B32D1"/>
    <w:rsid w:val="001B38E3"/>
    <w:rsid w:val="001B4403"/>
    <w:rsid w:val="001B4E23"/>
    <w:rsid w:val="001B67DC"/>
    <w:rsid w:val="001B6B64"/>
    <w:rsid w:val="001C00E5"/>
    <w:rsid w:val="001C0F5E"/>
    <w:rsid w:val="001C101C"/>
    <w:rsid w:val="001C1097"/>
    <w:rsid w:val="001C126E"/>
    <w:rsid w:val="001C2099"/>
    <w:rsid w:val="001C31F4"/>
    <w:rsid w:val="001C3906"/>
    <w:rsid w:val="001C40EB"/>
    <w:rsid w:val="001C48FA"/>
    <w:rsid w:val="001C4AB5"/>
    <w:rsid w:val="001C503B"/>
    <w:rsid w:val="001C56FE"/>
    <w:rsid w:val="001C7424"/>
    <w:rsid w:val="001D1B12"/>
    <w:rsid w:val="001D1BE3"/>
    <w:rsid w:val="001D1BF2"/>
    <w:rsid w:val="001D1F4B"/>
    <w:rsid w:val="001D258C"/>
    <w:rsid w:val="001D2B0A"/>
    <w:rsid w:val="001D333D"/>
    <w:rsid w:val="001D4918"/>
    <w:rsid w:val="001D7893"/>
    <w:rsid w:val="001D7BCF"/>
    <w:rsid w:val="001E1C43"/>
    <w:rsid w:val="001E3ECA"/>
    <w:rsid w:val="001E44BD"/>
    <w:rsid w:val="001E4658"/>
    <w:rsid w:val="001E4B4B"/>
    <w:rsid w:val="001E4E9D"/>
    <w:rsid w:val="001E5015"/>
    <w:rsid w:val="001E5803"/>
    <w:rsid w:val="001E63C0"/>
    <w:rsid w:val="001E6CE5"/>
    <w:rsid w:val="001E77EF"/>
    <w:rsid w:val="001E7951"/>
    <w:rsid w:val="001F2D4E"/>
    <w:rsid w:val="001F3D61"/>
    <w:rsid w:val="001F48AE"/>
    <w:rsid w:val="001F528A"/>
    <w:rsid w:val="001F5829"/>
    <w:rsid w:val="001F63B9"/>
    <w:rsid w:val="002013CA"/>
    <w:rsid w:val="0020226C"/>
    <w:rsid w:val="00202AA9"/>
    <w:rsid w:val="00204737"/>
    <w:rsid w:val="00204A81"/>
    <w:rsid w:val="00204CBB"/>
    <w:rsid w:val="00206360"/>
    <w:rsid w:val="00207347"/>
    <w:rsid w:val="002111AF"/>
    <w:rsid w:val="00211AE2"/>
    <w:rsid w:val="00211D1E"/>
    <w:rsid w:val="00211DE8"/>
    <w:rsid w:val="00214608"/>
    <w:rsid w:val="00215A99"/>
    <w:rsid w:val="00215DE4"/>
    <w:rsid w:val="002168C4"/>
    <w:rsid w:val="00216AD4"/>
    <w:rsid w:val="00220273"/>
    <w:rsid w:val="002204BB"/>
    <w:rsid w:val="002204F7"/>
    <w:rsid w:val="0022242A"/>
    <w:rsid w:val="00224AF7"/>
    <w:rsid w:val="00224DC4"/>
    <w:rsid w:val="002254A9"/>
    <w:rsid w:val="00225932"/>
    <w:rsid w:val="002264C3"/>
    <w:rsid w:val="0022BDAA"/>
    <w:rsid w:val="002301CB"/>
    <w:rsid w:val="00232699"/>
    <w:rsid w:val="00233A45"/>
    <w:rsid w:val="00233D97"/>
    <w:rsid w:val="00235B77"/>
    <w:rsid w:val="00236DF1"/>
    <w:rsid w:val="00242DCA"/>
    <w:rsid w:val="00245381"/>
    <w:rsid w:val="00247C89"/>
    <w:rsid w:val="002512E5"/>
    <w:rsid w:val="002518A5"/>
    <w:rsid w:val="00252700"/>
    <w:rsid w:val="002547A1"/>
    <w:rsid w:val="00256E1E"/>
    <w:rsid w:val="00257361"/>
    <w:rsid w:val="00257471"/>
    <w:rsid w:val="00260FE6"/>
    <w:rsid w:val="0026183E"/>
    <w:rsid w:val="00261A42"/>
    <w:rsid w:val="0026251F"/>
    <w:rsid w:val="0026260C"/>
    <w:rsid w:val="00262AF3"/>
    <w:rsid w:val="00262F3E"/>
    <w:rsid w:val="002632F4"/>
    <w:rsid w:val="00263A12"/>
    <w:rsid w:val="00263CB1"/>
    <w:rsid w:val="00265970"/>
    <w:rsid w:val="00265C26"/>
    <w:rsid w:val="0026652E"/>
    <w:rsid w:val="00266A32"/>
    <w:rsid w:val="00270E81"/>
    <w:rsid w:val="00271293"/>
    <w:rsid w:val="00272330"/>
    <w:rsid w:val="00273044"/>
    <w:rsid w:val="002748CE"/>
    <w:rsid w:val="00275152"/>
    <w:rsid w:val="002754D0"/>
    <w:rsid w:val="0027616C"/>
    <w:rsid w:val="00277429"/>
    <w:rsid w:val="00277ADF"/>
    <w:rsid w:val="00277E53"/>
    <w:rsid w:val="00280B5D"/>
    <w:rsid w:val="00281888"/>
    <w:rsid w:val="00284AAF"/>
    <w:rsid w:val="002850E3"/>
    <w:rsid w:val="00290043"/>
    <w:rsid w:val="002908C7"/>
    <w:rsid w:val="0029110F"/>
    <w:rsid w:val="00292EC5"/>
    <w:rsid w:val="002936A3"/>
    <w:rsid w:val="00293EB5"/>
    <w:rsid w:val="00295CB5"/>
    <w:rsid w:val="00295E34"/>
    <w:rsid w:val="00296BE8"/>
    <w:rsid w:val="002974D6"/>
    <w:rsid w:val="00297FE6"/>
    <w:rsid w:val="002A05EB"/>
    <w:rsid w:val="002A0FC8"/>
    <w:rsid w:val="002A1B7E"/>
    <w:rsid w:val="002A2D9D"/>
    <w:rsid w:val="002A3361"/>
    <w:rsid w:val="002A394F"/>
    <w:rsid w:val="002A4366"/>
    <w:rsid w:val="002A474B"/>
    <w:rsid w:val="002A4883"/>
    <w:rsid w:val="002A5B48"/>
    <w:rsid w:val="002A6A36"/>
    <w:rsid w:val="002A6D76"/>
    <w:rsid w:val="002B00B2"/>
    <w:rsid w:val="002B315F"/>
    <w:rsid w:val="002B3DBB"/>
    <w:rsid w:val="002B4CF1"/>
    <w:rsid w:val="002B60F5"/>
    <w:rsid w:val="002B734D"/>
    <w:rsid w:val="002BEFF1"/>
    <w:rsid w:val="002C13C8"/>
    <w:rsid w:val="002C2FAD"/>
    <w:rsid w:val="002C4310"/>
    <w:rsid w:val="002C446C"/>
    <w:rsid w:val="002C478E"/>
    <w:rsid w:val="002C5959"/>
    <w:rsid w:val="002D2490"/>
    <w:rsid w:val="002D2544"/>
    <w:rsid w:val="002D4ED3"/>
    <w:rsid w:val="002D5F07"/>
    <w:rsid w:val="002E0536"/>
    <w:rsid w:val="002E0693"/>
    <w:rsid w:val="002E0E8E"/>
    <w:rsid w:val="002E2540"/>
    <w:rsid w:val="002E4E70"/>
    <w:rsid w:val="002E5985"/>
    <w:rsid w:val="002E5AE1"/>
    <w:rsid w:val="002E5E4E"/>
    <w:rsid w:val="002E7218"/>
    <w:rsid w:val="002F0F28"/>
    <w:rsid w:val="002F2BC6"/>
    <w:rsid w:val="002F574E"/>
    <w:rsid w:val="002F62CD"/>
    <w:rsid w:val="002F6D82"/>
    <w:rsid w:val="003001BF"/>
    <w:rsid w:val="00300ADF"/>
    <w:rsid w:val="00300F7F"/>
    <w:rsid w:val="0030263F"/>
    <w:rsid w:val="00302D3C"/>
    <w:rsid w:val="00303A74"/>
    <w:rsid w:val="00307DC7"/>
    <w:rsid w:val="00310BB2"/>
    <w:rsid w:val="0031106D"/>
    <w:rsid w:val="003126AA"/>
    <w:rsid w:val="003154ED"/>
    <w:rsid w:val="00315500"/>
    <w:rsid w:val="00315A1F"/>
    <w:rsid w:val="00315C41"/>
    <w:rsid w:val="003177E6"/>
    <w:rsid w:val="003177F4"/>
    <w:rsid w:val="00321192"/>
    <w:rsid w:val="00321222"/>
    <w:rsid w:val="00322CC3"/>
    <w:rsid w:val="00322FC0"/>
    <w:rsid w:val="00324590"/>
    <w:rsid w:val="00327159"/>
    <w:rsid w:val="003273CE"/>
    <w:rsid w:val="003274FE"/>
    <w:rsid w:val="0033121E"/>
    <w:rsid w:val="003314E8"/>
    <w:rsid w:val="003317A5"/>
    <w:rsid w:val="00332DC4"/>
    <w:rsid w:val="00333CA6"/>
    <w:rsid w:val="0033603E"/>
    <w:rsid w:val="00336073"/>
    <w:rsid w:val="00336E89"/>
    <w:rsid w:val="00337086"/>
    <w:rsid w:val="00341C17"/>
    <w:rsid w:val="00341D5D"/>
    <w:rsid w:val="00344B69"/>
    <w:rsid w:val="003479F2"/>
    <w:rsid w:val="00347C41"/>
    <w:rsid w:val="00350CA3"/>
    <w:rsid w:val="003519D0"/>
    <w:rsid w:val="00354864"/>
    <w:rsid w:val="00354FCF"/>
    <w:rsid w:val="00356C29"/>
    <w:rsid w:val="00357957"/>
    <w:rsid w:val="00357B65"/>
    <w:rsid w:val="00360199"/>
    <w:rsid w:val="00360BD3"/>
    <w:rsid w:val="003623EC"/>
    <w:rsid w:val="00362843"/>
    <w:rsid w:val="0036320F"/>
    <w:rsid w:val="00363739"/>
    <w:rsid w:val="00363E63"/>
    <w:rsid w:val="00366677"/>
    <w:rsid w:val="00366742"/>
    <w:rsid w:val="00366BBE"/>
    <w:rsid w:val="00367865"/>
    <w:rsid w:val="003728A3"/>
    <w:rsid w:val="003747CE"/>
    <w:rsid w:val="00374BAF"/>
    <w:rsid w:val="00374D89"/>
    <w:rsid w:val="00376086"/>
    <w:rsid w:val="0037639D"/>
    <w:rsid w:val="00376D52"/>
    <w:rsid w:val="00380F9C"/>
    <w:rsid w:val="0038374A"/>
    <w:rsid w:val="00383E33"/>
    <w:rsid w:val="003909ED"/>
    <w:rsid w:val="00390C71"/>
    <w:rsid w:val="00391492"/>
    <w:rsid w:val="00391C7B"/>
    <w:rsid w:val="00392606"/>
    <w:rsid w:val="0039410D"/>
    <w:rsid w:val="0039450F"/>
    <w:rsid w:val="00394C2D"/>
    <w:rsid w:val="00395FEE"/>
    <w:rsid w:val="00397CBD"/>
    <w:rsid w:val="003A0A87"/>
    <w:rsid w:val="003A136B"/>
    <w:rsid w:val="003A19E2"/>
    <w:rsid w:val="003A328F"/>
    <w:rsid w:val="003A375C"/>
    <w:rsid w:val="003A450F"/>
    <w:rsid w:val="003A4556"/>
    <w:rsid w:val="003A4FD8"/>
    <w:rsid w:val="003B003B"/>
    <w:rsid w:val="003B0464"/>
    <w:rsid w:val="003B0867"/>
    <w:rsid w:val="003B11F5"/>
    <w:rsid w:val="003B12A0"/>
    <w:rsid w:val="003B1BBE"/>
    <w:rsid w:val="003B46C3"/>
    <w:rsid w:val="003B5211"/>
    <w:rsid w:val="003B538A"/>
    <w:rsid w:val="003B59D7"/>
    <w:rsid w:val="003B5FFF"/>
    <w:rsid w:val="003B6A23"/>
    <w:rsid w:val="003B7B5C"/>
    <w:rsid w:val="003C09ED"/>
    <w:rsid w:val="003C0FA9"/>
    <w:rsid w:val="003C13EE"/>
    <w:rsid w:val="003C2D36"/>
    <w:rsid w:val="003C3529"/>
    <w:rsid w:val="003C6525"/>
    <w:rsid w:val="003C724E"/>
    <w:rsid w:val="003D10BA"/>
    <w:rsid w:val="003D28A4"/>
    <w:rsid w:val="003D38B3"/>
    <w:rsid w:val="003D4645"/>
    <w:rsid w:val="003D4B5B"/>
    <w:rsid w:val="003D590E"/>
    <w:rsid w:val="003E101E"/>
    <w:rsid w:val="003E3289"/>
    <w:rsid w:val="003E365F"/>
    <w:rsid w:val="003E5FEE"/>
    <w:rsid w:val="003F01D8"/>
    <w:rsid w:val="003F069E"/>
    <w:rsid w:val="003F1DE5"/>
    <w:rsid w:val="003F474C"/>
    <w:rsid w:val="003F4AC6"/>
    <w:rsid w:val="003F4CDB"/>
    <w:rsid w:val="003F54C5"/>
    <w:rsid w:val="003F71A8"/>
    <w:rsid w:val="003F7791"/>
    <w:rsid w:val="003F77D8"/>
    <w:rsid w:val="00401EC7"/>
    <w:rsid w:val="004047CF"/>
    <w:rsid w:val="004066A4"/>
    <w:rsid w:val="004077BB"/>
    <w:rsid w:val="004077F0"/>
    <w:rsid w:val="00407D80"/>
    <w:rsid w:val="0041328B"/>
    <w:rsid w:val="00413736"/>
    <w:rsid w:val="00414AC5"/>
    <w:rsid w:val="00414B28"/>
    <w:rsid w:val="00416729"/>
    <w:rsid w:val="00416D30"/>
    <w:rsid w:val="00417F5D"/>
    <w:rsid w:val="004213FA"/>
    <w:rsid w:val="004219F3"/>
    <w:rsid w:val="00422800"/>
    <w:rsid w:val="0042295B"/>
    <w:rsid w:val="004240DE"/>
    <w:rsid w:val="0042525A"/>
    <w:rsid w:val="004254FA"/>
    <w:rsid w:val="00426616"/>
    <w:rsid w:val="004267EB"/>
    <w:rsid w:val="004322CF"/>
    <w:rsid w:val="004325FB"/>
    <w:rsid w:val="00432649"/>
    <w:rsid w:val="00433976"/>
    <w:rsid w:val="004341AB"/>
    <w:rsid w:val="00435833"/>
    <w:rsid w:val="00437850"/>
    <w:rsid w:val="0044020D"/>
    <w:rsid w:val="00442CF6"/>
    <w:rsid w:val="00442E2A"/>
    <w:rsid w:val="004432BA"/>
    <w:rsid w:val="0044407E"/>
    <w:rsid w:val="0044485D"/>
    <w:rsid w:val="00445A09"/>
    <w:rsid w:val="00445FC1"/>
    <w:rsid w:val="0044760D"/>
    <w:rsid w:val="00447C67"/>
    <w:rsid w:val="0045024A"/>
    <w:rsid w:val="00450DE5"/>
    <w:rsid w:val="00451025"/>
    <w:rsid w:val="0045158A"/>
    <w:rsid w:val="00451782"/>
    <w:rsid w:val="00452290"/>
    <w:rsid w:val="004616B2"/>
    <w:rsid w:val="00462D03"/>
    <w:rsid w:val="00463588"/>
    <w:rsid w:val="00463A41"/>
    <w:rsid w:val="00464106"/>
    <w:rsid w:val="004646A3"/>
    <w:rsid w:val="0046514D"/>
    <w:rsid w:val="00466792"/>
    <w:rsid w:val="00466F8B"/>
    <w:rsid w:val="004709C9"/>
    <w:rsid w:val="0047115A"/>
    <w:rsid w:val="004711BC"/>
    <w:rsid w:val="00471403"/>
    <w:rsid w:val="004715BD"/>
    <w:rsid w:val="00474A4E"/>
    <w:rsid w:val="00475664"/>
    <w:rsid w:val="00475886"/>
    <w:rsid w:val="00475D77"/>
    <w:rsid w:val="00475E38"/>
    <w:rsid w:val="0047647B"/>
    <w:rsid w:val="00477673"/>
    <w:rsid w:val="00480FED"/>
    <w:rsid w:val="004820C7"/>
    <w:rsid w:val="0048270E"/>
    <w:rsid w:val="004828FB"/>
    <w:rsid w:val="00484148"/>
    <w:rsid w:val="0048506E"/>
    <w:rsid w:val="00485D92"/>
    <w:rsid w:val="00485E33"/>
    <w:rsid w:val="0048605A"/>
    <w:rsid w:val="00486B3A"/>
    <w:rsid w:val="00486B90"/>
    <w:rsid w:val="00487C70"/>
    <w:rsid w:val="0049057B"/>
    <w:rsid w:val="0049074D"/>
    <w:rsid w:val="00492815"/>
    <w:rsid w:val="00493E0C"/>
    <w:rsid w:val="004946F4"/>
    <w:rsid w:val="0049491C"/>
    <w:rsid w:val="004949A7"/>
    <w:rsid w:val="00495A0A"/>
    <w:rsid w:val="00497B2E"/>
    <w:rsid w:val="004A0F68"/>
    <w:rsid w:val="004A2F61"/>
    <w:rsid w:val="004A426D"/>
    <w:rsid w:val="004A4C3A"/>
    <w:rsid w:val="004A5413"/>
    <w:rsid w:val="004A5962"/>
    <w:rsid w:val="004A5D8F"/>
    <w:rsid w:val="004A7435"/>
    <w:rsid w:val="004A7F62"/>
    <w:rsid w:val="004B0ADF"/>
    <w:rsid w:val="004B1D2D"/>
    <w:rsid w:val="004B2A3A"/>
    <w:rsid w:val="004B3823"/>
    <w:rsid w:val="004B6C3E"/>
    <w:rsid w:val="004B7920"/>
    <w:rsid w:val="004B7BA8"/>
    <w:rsid w:val="004C01A6"/>
    <w:rsid w:val="004C0B2D"/>
    <w:rsid w:val="004C127C"/>
    <w:rsid w:val="004C2BE0"/>
    <w:rsid w:val="004C2FAE"/>
    <w:rsid w:val="004C3F9A"/>
    <w:rsid w:val="004C4D67"/>
    <w:rsid w:val="004C511E"/>
    <w:rsid w:val="004C5274"/>
    <w:rsid w:val="004C666A"/>
    <w:rsid w:val="004C6C4A"/>
    <w:rsid w:val="004C6FB4"/>
    <w:rsid w:val="004C7069"/>
    <w:rsid w:val="004C7257"/>
    <w:rsid w:val="004C7A48"/>
    <w:rsid w:val="004D058C"/>
    <w:rsid w:val="004D13EF"/>
    <w:rsid w:val="004D2591"/>
    <w:rsid w:val="004D260F"/>
    <w:rsid w:val="004D34E3"/>
    <w:rsid w:val="004D44BD"/>
    <w:rsid w:val="004D45E4"/>
    <w:rsid w:val="004D4E0F"/>
    <w:rsid w:val="004D5362"/>
    <w:rsid w:val="004D5756"/>
    <w:rsid w:val="004D636B"/>
    <w:rsid w:val="004D72B5"/>
    <w:rsid w:val="004E037E"/>
    <w:rsid w:val="004E1741"/>
    <w:rsid w:val="004E1C12"/>
    <w:rsid w:val="004E36EE"/>
    <w:rsid w:val="004E3BFE"/>
    <w:rsid w:val="004E3FD8"/>
    <w:rsid w:val="004E55AD"/>
    <w:rsid w:val="004E73BC"/>
    <w:rsid w:val="004E7470"/>
    <w:rsid w:val="004E7C45"/>
    <w:rsid w:val="004F3793"/>
    <w:rsid w:val="004F6208"/>
    <w:rsid w:val="004F6708"/>
    <w:rsid w:val="005007D8"/>
    <w:rsid w:val="0050348E"/>
    <w:rsid w:val="00505068"/>
    <w:rsid w:val="00505691"/>
    <w:rsid w:val="00505948"/>
    <w:rsid w:val="00506D3C"/>
    <w:rsid w:val="0050726C"/>
    <w:rsid w:val="0050798D"/>
    <w:rsid w:val="005101FB"/>
    <w:rsid w:val="005111D5"/>
    <w:rsid w:val="00511216"/>
    <w:rsid w:val="005112CB"/>
    <w:rsid w:val="00512C53"/>
    <w:rsid w:val="00514614"/>
    <w:rsid w:val="00514E1E"/>
    <w:rsid w:val="0051562A"/>
    <w:rsid w:val="00516782"/>
    <w:rsid w:val="005169DC"/>
    <w:rsid w:val="00520793"/>
    <w:rsid w:val="00523D59"/>
    <w:rsid w:val="005240A1"/>
    <w:rsid w:val="005253F1"/>
    <w:rsid w:val="0052575F"/>
    <w:rsid w:val="005258F7"/>
    <w:rsid w:val="00526055"/>
    <w:rsid w:val="00526683"/>
    <w:rsid w:val="00526930"/>
    <w:rsid w:val="00526A92"/>
    <w:rsid w:val="00526BB1"/>
    <w:rsid w:val="00526F43"/>
    <w:rsid w:val="0053269C"/>
    <w:rsid w:val="005334CE"/>
    <w:rsid w:val="00533DAC"/>
    <w:rsid w:val="005348B4"/>
    <w:rsid w:val="0053521E"/>
    <w:rsid w:val="005363E7"/>
    <w:rsid w:val="0053F1C3"/>
    <w:rsid w:val="005401CA"/>
    <w:rsid w:val="005402D8"/>
    <w:rsid w:val="0054121F"/>
    <w:rsid w:val="00543555"/>
    <w:rsid w:val="00543A3A"/>
    <w:rsid w:val="005442CC"/>
    <w:rsid w:val="00544946"/>
    <w:rsid w:val="00544CAC"/>
    <w:rsid w:val="0054613A"/>
    <w:rsid w:val="00550BE7"/>
    <w:rsid w:val="0055169A"/>
    <w:rsid w:val="00551B7F"/>
    <w:rsid w:val="00553F89"/>
    <w:rsid w:val="00555732"/>
    <w:rsid w:val="0055597B"/>
    <w:rsid w:val="00556592"/>
    <w:rsid w:val="005623EA"/>
    <w:rsid w:val="00562627"/>
    <w:rsid w:val="00562871"/>
    <w:rsid w:val="00562C28"/>
    <w:rsid w:val="005637B7"/>
    <w:rsid w:val="0056610F"/>
    <w:rsid w:val="00566A6E"/>
    <w:rsid w:val="00566FA4"/>
    <w:rsid w:val="005679C7"/>
    <w:rsid w:val="005702F8"/>
    <w:rsid w:val="005745C6"/>
    <w:rsid w:val="00574AC7"/>
    <w:rsid w:val="00575BCA"/>
    <w:rsid w:val="00581DAA"/>
    <w:rsid w:val="0058204E"/>
    <w:rsid w:val="00582496"/>
    <w:rsid w:val="0058545B"/>
    <w:rsid w:val="0058600D"/>
    <w:rsid w:val="005900D3"/>
    <w:rsid w:val="00590F0A"/>
    <w:rsid w:val="0059168D"/>
    <w:rsid w:val="00591722"/>
    <w:rsid w:val="005937C2"/>
    <w:rsid w:val="0059543C"/>
    <w:rsid w:val="005A18B4"/>
    <w:rsid w:val="005A1E1D"/>
    <w:rsid w:val="005A2CCA"/>
    <w:rsid w:val="005A3212"/>
    <w:rsid w:val="005A4274"/>
    <w:rsid w:val="005A4A1E"/>
    <w:rsid w:val="005A5A1E"/>
    <w:rsid w:val="005A5C3C"/>
    <w:rsid w:val="005A7767"/>
    <w:rsid w:val="005B027F"/>
    <w:rsid w:val="005B0344"/>
    <w:rsid w:val="005B04BA"/>
    <w:rsid w:val="005B0CA6"/>
    <w:rsid w:val="005B19B7"/>
    <w:rsid w:val="005B504D"/>
    <w:rsid w:val="005B520E"/>
    <w:rsid w:val="005B5A02"/>
    <w:rsid w:val="005B666A"/>
    <w:rsid w:val="005B73D8"/>
    <w:rsid w:val="005C004C"/>
    <w:rsid w:val="005C09AD"/>
    <w:rsid w:val="005C132B"/>
    <w:rsid w:val="005C2846"/>
    <w:rsid w:val="005C305E"/>
    <w:rsid w:val="005C3FB9"/>
    <w:rsid w:val="005C492E"/>
    <w:rsid w:val="005C4B67"/>
    <w:rsid w:val="005C5CEF"/>
    <w:rsid w:val="005C614A"/>
    <w:rsid w:val="005C6A21"/>
    <w:rsid w:val="005C6C0B"/>
    <w:rsid w:val="005C74DF"/>
    <w:rsid w:val="005C74E5"/>
    <w:rsid w:val="005C77BF"/>
    <w:rsid w:val="005C78B2"/>
    <w:rsid w:val="005C7BA2"/>
    <w:rsid w:val="005C7CD5"/>
    <w:rsid w:val="005D1106"/>
    <w:rsid w:val="005D3CCC"/>
    <w:rsid w:val="005D537F"/>
    <w:rsid w:val="005D71A3"/>
    <w:rsid w:val="005D74FA"/>
    <w:rsid w:val="005D7AC4"/>
    <w:rsid w:val="005E03EA"/>
    <w:rsid w:val="005E0414"/>
    <w:rsid w:val="005E0889"/>
    <w:rsid w:val="005E09B9"/>
    <w:rsid w:val="005E1232"/>
    <w:rsid w:val="005E2184"/>
    <w:rsid w:val="005E2800"/>
    <w:rsid w:val="005E3B04"/>
    <w:rsid w:val="005E3E53"/>
    <w:rsid w:val="005E53BC"/>
    <w:rsid w:val="005E619C"/>
    <w:rsid w:val="005E6D8D"/>
    <w:rsid w:val="005F1D85"/>
    <w:rsid w:val="005F1F02"/>
    <w:rsid w:val="005F3AD0"/>
    <w:rsid w:val="005F3FE1"/>
    <w:rsid w:val="005F5479"/>
    <w:rsid w:val="005F5A19"/>
    <w:rsid w:val="005F5AFA"/>
    <w:rsid w:val="005F7329"/>
    <w:rsid w:val="005F7BD9"/>
    <w:rsid w:val="00600000"/>
    <w:rsid w:val="006003CA"/>
    <w:rsid w:val="00603654"/>
    <w:rsid w:val="00603D21"/>
    <w:rsid w:val="006052DD"/>
    <w:rsid w:val="0060603E"/>
    <w:rsid w:val="00606484"/>
    <w:rsid w:val="006078C4"/>
    <w:rsid w:val="00610718"/>
    <w:rsid w:val="00610BA6"/>
    <w:rsid w:val="00611067"/>
    <w:rsid w:val="00613343"/>
    <w:rsid w:val="00613755"/>
    <w:rsid w:val="00613B6B"/>
    <w:rsid w:val="006202CD"/>
    <w:rsid w:val="0062037C"/>
    <w:rsid w:val="00620B88"/>
    <w:rsid w:val="00621635"/>
    <w:rsid w:val="00623142"/>
    <w:rsid w:val="00623159"/>
    <w:rsid w:val="00624E5B"/>
    <w:rsid w:val="00624F9F"/>
    <w:rsid w:val="00625343"/>
    <w:rsid w:val="00625384"/>
    <w:rsid w:val="0062539C"/>
    <w:rsid w:val="00626151"/>
    <w:rsid w:val="00631463"/>
    <w:rsid w:val="006319D8"/>
    <w:rsid w:val="00631B67"/>
    <w:rsid w:val="006330DB"/>
    <w:rsid w:val="0063371F"/>
    <w:rsid w:val="00633E9D"/>
    <w:rsid w:val="006341D5"/>
    <w:rsid w:val="006360D3"/>
    <w:rsid w:val="00636EDE"/>
    <w:rsid w:val="00640C9D"/>
    <w:rsid w:val="00641429"/>
    <w:rsid w:val="00641AD6"/>
    <w:rsid w:val="0064239E"/>
    <w:rsid w:val="0064305E"/>
    <w:rsid w:val="0064597F"/>
    <w:rsid w:val="00645D22"/>
    <w:rsid w:val="00650542"/>
    <w:rsid w:val="00651A08"/>
    <w:rsid w:val="00653ABE"/>
    <w:rsid w:val="00654204"/>
    <w:rsid w:val="00654980"/>
    <w:rsid w:val="00654C23"/>
    <w:rsid w:val="00654DCA"/>
    <w:rsid w:val="006552A8"/>
    <w:rsid w:val="00656D4D"/>
    <w:rsid w:val="00656E42"/>
    <w:rsid w:val="006573DA"/>
    <w:rsid w:val="006577A5"/>
    <w:rsid w:val="00657C6F"/>
    <w:rsid w:val="00657DC4"/>
    <w:rsid w:val="00660537"/>
    <w:rsid w:val="00661313"/>
    <w:rsid w:val="006615DB"/>
    <w:rsid w:val="0066265A"/>
    <w:rsid w:val="00663DCC"/>
    <w:rsid w:val="00664257"/>
    <w:rsid w:val="00665BFC"/>
    <w:rsid w:val="00665E2E"/>
    <w:rsid w:val="00666251"/>
    <w:rsid w:val="0066642A"/>
    <w:rsid w:val="00667CA0"/>
    <w:rsid w:val="00670434"/>
    <w:rsid w:val="0067120B"/>
    <w:rsid w:val="00672013"/>
    <w:rsid w:val="0067260B"/>
    <w:rsid w:val="0067275D"/>
    <w:rsid w:val="00672F39"/>
    <w:rsid w:val="006739FE"/>
    <w:rsid w:val="0068024B"/>
    <w:rsid w:val="0068236C"/>
    <w:rsid w:val="00682A1E"/>
    <w:rsid w:val="00683115"/>
    <w:rsid w:val="0068313D"/>
    <w:rsid w:val="00684C15"/>
    <w:rsid w:val="00685D11"/>
    <w:rsid w:val="00686E97"/>
    <w:rsid w:val="00687392"/>
    <w:rsid w:val="006874C8"/>
    <w:rsid w:val="006878F6"/>
    <w:rsid w:val="00687C1E"/>
    <w:rsid w:val="00691E53"/>
    <w:rsid w:val="00692A3A"/>
    <w:rsid w:val="0069420C"/>
    <w:rsid w:val="006958F3"/>
    <w:rsid w:val="006979A6"/>
    <w:rsid w:val="006A0B1D"/>
    <w:rsid w:val="006A0BCC"/>
    <w:rsid w:val="006A4E29"/>
    <w:rsid w:val="006A5042"/>
    <w:rsid w:val="006A7200"/>
    <w:rsid w:val="006A7567"/>
    <w:rsid w:val="006A76F1"/>
    <w:rsid w:val="006B0809"/>
    <w:rsid w:val="006B0AD4"/>
    <w:rsid w:val="006B0E2C"/>
    <w:rsid w:val="006B1853"/>
    <w:rsid w:val="006B3109"/>
    <w:rsid w:val="006B38FD"/>
    <w:rsid w:val="006B4078"/>
    <w:rsid w:val="006B4C8D"/>
    <w:rsid w:val="006B5792"/>
    <w:rsid w:val="006B588E"/>
    <w:rsid w:val="006B6B66"/>
    <w:rsid w:val="006B6E86"/>
    <w:rsid w:val="006B700F"/>
    <w:rsid w:val="006B71C1"/>
    <w:rsid w:val="006B7AE6"/>
    <w:rsid w:val="006C34DE"/>
    <w:rsid w:val="006C5DF0"/>
    <w:rsid w:val="006C697D"/>
    <w:rsid w:val="006C6AD7"/>
    <w:rsid w:val="006D0BE8"/>
    <w:rsid w:val="006D1281"/>
    <w:rsid w:val="006D12AB"/>
    <w:rsid w:val="006D3D12"/>
    <w:rsid w:val="006D433C"/>
    <w:rsid w:val="006D525C"/>
    <w:rsid w:val="006D57C9"/>
    <w:rsid w:val="006D66F7"/>
    <w:rsid w:val="006D7B97"/>
    <w:rsid w:val="006E060F"/>
    <w:rsid w:val="006E4838"/>
    <w:rsid w:val="006E5883"/>
    <w:rsid w:val="006E58E5"/>
    <w:rsid w:val="006E60D3"/>
    <w:rsid w:val="006E655A"/>
    <w:rsid w:val="006E6C07"/>
    <w:rsid w:val="006E75C1"/>
    <w:rsid w:val="006F0221"/>
    <w:rsid w:val="006F1388"/>
    <w:rsid w:val="006F1B16"/>
    <w:rsid w:val="006F27D5"/>
    <w:rsid w:val="006F3EB5"/>
    <w:rsid w:val="006F4266"/>
    <w:rsid w:val="006F4659"/>
    <w:rsid w:val="006F6797"/>
    <w:rsid w:val="006F6D3D"/>
    <w:rsid w:val="006F764C"/>
    <w:rsid w:val="006F7DAD"/>
    <w:rsid w:val="00704CE0"/>
    <w:rsid w:val="0070592D"/>
    <w:rsid w:val="0070666D"/>
    <w:rsid w:val="00706D2A"/>
    <w:rsid w:val="007077A7"/>
    <w:rsid w:val="0071009D"/>
    <w:rsid w:val="00710BD6"/>
    <w:rsid w:val="00711D2D"/>
    <w:rsid w:val="00714F19"/>
    <w:rsid w:val="00715675"/>
    <w:rsid w:val="00715BEA"/>
    <w:rsid w:val="00716047"/>
    <w:rsid w:val="007177CC"/>
    <w:rsid w:val="00717866"/>
    <w:rsid w:val="00717F55"/>
    <w:rsid w:val="007219E4"/>
    <w:rsid w:val="0072229E"/>
    <w:rsid w:val="00722C7E"/>
    <w:rsid w:val="00724224"/>
    <w:rsid w:val="0072491E"/>
    <w:rsid w:val="007249EE"/>
    <w:rsid w:val="00726231"/>
    <w:rsid w:val="00727751"/>
    <w:rsid w:val="007278A1"/>
    <w:rsid w:val="00727B4A"/>
    <w:rsid w:val="007300E1"/>
    <w:rsid w:val="00730527"/>
    <w:rsid w:val="00731FE6"/>
    <w:rsid w:val="00733174"/>
    <w:rsid w:val="007333C1"/>
    <w:rsid w:val="00735775"/>
    <w:rsid w:val="00736B57"/>
    <w:rsid w:val="007372CB"/>
    <w:rsid w:val="0073749D"/>
    <w:rsid w:val="00737745"/>
    <w:rsid w:val="00737AC3"/>
    <w:rsid w:val="00740A72"/>
    <w:rsid w:val="00740EEA"/>
    <w:rsid w:val="00741DFF"/>
    <w:rsid w:val="007429BF"/>
    <w:rsid w:val="00742B60"/>
    <w:rsid w:val="00743AE1"/>
    <w:rsid w:val="007457A9"/>
    <w:rsid w:val="00747F60"/>
    <w:rsid w:val="00750150"/>
    <w:rsid w:val="00752EDF"/>
    <w:rsid w:val="007537B7"/>
    <w:rsid w:val="00753F15"/>
    <w:rsid w:val="0075541C"/>
    <w:rsid w:val="00756210"/>
    <w:rsid w:val="00756E14"/>
    <w:rsid w:val="00757961"/>
    <w:rsid w:val="00761A68"/>
    <w:rsid w:val="00761FB8"/>
    <w:rsid w:val="007632E1"/>
    <w:rsid w:val="00766038"/>
    <w:rsid w:val="00767D65"/>
    <w:rsid w:val="007722BB"/>
    <w:rsid w:val="00774581"/>
    <w:rsid w:val="00776883"/>
    <w:rsid w:val="00776B80"/>
    <w:rsid w:val="00780730"/>
    <w:rsid w:val="007816C4"/>
    <w:rsid w:val="00781D94"/>
    <w:rsid w:val="00782077"/>
    <w:rsid w:val="00784831"/>
    <w:rsid w:val="00786565"/>
    <w:rsid w:val="00786F28"/>
    <w:rsid w:val="00787582"/>
    <w:rsid w:val="00787E51"/>
    <w:rsid w:val="0079046D"/>
    <w:rsid w:val="00790744"/>
    <w:rsid w:val="00790B67"/>
    <w:rsid w:val="00790BFD"/>
    <w:rsid w:val="00793923"/>
    <w:rsid w:val="00794804"/>
    <w:rsid w:val="00795039"/>
    <w:rsid w:val="00796070"/>
    <w:rsid w:val="00797CAF"/>
    <w:rsid w:val="007A2155"/>
    <w:rsid w:val="007A5211"/>
    <w:rsid w:val="007A663F"/>
    <w:rsid w:val="007A677C"/>
    <w:rsid w:val="007A6853"/>
    <w:rsid w:val="007A6E31"/>
    <w:rsid w:val="007A6FB6"/>
    <w:rsid w:val="007A7D6B"/>
    <w:rsid w:val="007B05B0"/>
    <w:rsid w:val="007B1FD0"/>
    <w:rsid w:val="007B3042"/>
    <w:rsid w:val="007B332C"/>
    <w:rsid w:val="007B33F1"/>
    <w:rsid w:val="007B4020"/>
    <w:rsid w:val="007B4200"/>
    <w:rsid w:val="007B7481"/>
    <w:rsid w:val="007B7778"/>
    <w:rsid w:val="007C0308"/>
    <w:rsid w:val="007C06A0"/>
    <w:rsid w:val="007C078F"/>
    <w:rsid w:val="007C11E7"/>
    <w:rsid w:val="007C17F3"/>
    <w:rsid w:val="007C2B87"/>
    <w:rsid w:val="007C2FF2"/>
    <w:rsid w:val="007C4680"/>
    <w:rsid w:val="007C4FE9"/>
    <w:rsid w:val="007C6A09"/>
    <w:rsid w:val="007C6D47"/>
    <w:rsid w:val="007C6F81"/>
    <w:rsid w:val="007C71E5"/>
    <w:rsid w:val="007D0596"/>
    <w:rsid w:val="007D2859"/>
    <w:rsid w:val="007D4232"/>
    <w:rsid w:val="007D4B43"/>
    <w:rsid w:val="007D4C8F"/>
    <w:rsid w:val="007D4E81"/>
    <w:rsid w:val="007D5F8F"/>
    <w:rsid w:val="007D6232"/>
    <w:rsid w:val="007D7561"/>
    <w:rsid w:val="007D7B68"/>
    <w:rsid w:val="007E021E"/>
    <w:rsid w:val="007E084D"/>
    <w:rsid w:val="007E1888"/>
    <w:rsid w:val="007E2EFA"/>
    <w:rsid w:val="007E59D8"/>
    <w:rsid w:val="007E7BC6"/>
    <w:rsid w:val="007E7C5A"/>
    <w:rsid w:val="007E7F23"/>
    <w:rsid w:val="007F030B"/>
    <w:rsid w:val="007F1F99"/>
    <w:rsid w:val="007F2621"/>
    <w:rsid w:val="007F27B2"/>
    <w:rsid w:val="007F4D53"/>
    <w:rsid w:val="007F5BF1"/>
    <w:rsid w:val="007F6025"/>
    <w:rsid w:val="007F720E"/>
    <w:rsid w:val="007F768F"/>
    <w:rsid w:val="00800EA0"/>
    <w:rsid w:val="0080147A"/>
    <w:rsid w:val="0080241F"/>
    <w:rsid w:val="00802D51"/>
    <w:rsid w:val="00803F42"/>
    <w:rsid w:val="00804273"/>
    <w:rsid w:val="008057DF"/>
    <w:rsid w:val="008060A4"/>
    <w:rsid w:val="00807525"/>
    <w:rsid w:val="0080791D"/>
    <w:rsid w:val="00807EB6"/>
    <w:rsid w:val="008104B3"/>
    <w:rsid w:val="00810815"/>
    <w:rsid w:val="00811184"/>
    <w:rsid w:val="008123D7"/>
    <w:rsid w:val="0081361B"/>
    <w:rsid w:val="00814034"/>
    <w:rsid w:val="00815FC8"/>
    <w:rsid w:val="00816570"/>
    <w:rsid w:val="00816738"/>
    <w:rsid w:val="008168F1"/>
    <w:rsid w:val="00817BD1"/>
    <w:rsid w:val="00820B77"/>
    <w:rsid w:val="008216B4"/>
    <w:rsid w:val="00821D7B"/>
    <w:rsid w:val="008220F9"/>
    <w:rsid w:val="00824951"/>
    <w:rsid w:val="00825A7A"/>
    <w:rsid w:val="00826803"/>
    <w:rsid w:val="0082747D"/>
    <w:rsid w:val="00827857"/>
    <w:rsid w:val="00827D26"/>
    <w:rsid w:val="008305DF"/>
    <w:rsid w:val="00830663"/>
    <w:rsid w:val="00830EC5"/>
    <w:rsid w:val="0083311D"/>
    <w:rsid w:val="00833FE5"/>
    <w:rsid w:val="00834982"/>
    <w:rsid w:val="00834CEB"/>
    <w:rsid w:val="00836BAC"/>
    <w:rsid w:val="00837ADD"/>
    <w:rsid w:val="008409AC"/>
    <w:rsid w:val="008415D3"/>
    <w:rsid w:val="0084241C"/>
    <w:rsid w:val="0084386D"/>
    <w:rsid w:val="00843CFE"/>
    <w:rsid w:val="008440D9"/>
    <w:rsid w:val="0084419B"/>
    <w:rsid w:val="00844E1F"/>
    <w:rsid w:val="00845599"/>
    <w:rsid w:val="00846A13"/>
    <w:rsid w:val="00850A93"/>
    <w:rsid w:val="00850E05"/>
    <w:rsid w:val="00853267"/>
    <w:rsid w:val="00853E58"/>
    <w:rsid w:val="00854030"/>
    <w:rsid w:val="00854BDB"/>
    <w:rsid w:val="008553F9"/>
    <w:rsid w:val="00855E3A"/>
    <w:rsid w:val="00855EDB"/>
    <w:rsid w:val="00856B34"/>
    <w:rsid w:val="008577F0"/>
    <w:rsid w:val="00860074"/>
    <w:rsid w:val="0086057C"/>
    <w:rsid w:val="00860BEE"/>
    <w:rsid w:val="00862979"/>
    <w:rsid w:val="0086417E"/>
    <w:rsid w:val="00865F65"/>
    <w:rsid w:val="0086737E"/>
    <w:rsid w:val="008705F1"/>
    <w:rsid w:val="00870724"/>
    <w:rsid w:val="008709E2"/>
    <w:rsid w:val="00871C34"/>
    <w:rsid w:val="00872749"/>
    <w:rsid w:val="00872938"/>
    <w:rsid w:val="00873603"/>
    <w:rsid w:val="00873EC2"/>
    <w:rsid w:val="008753AF"/>
    <w:rsid w:val="00876A5F"/>
    <w:rsid w:val="00877437"/>
    <w:rsid w:val="008832F0"/>
    <w:rsid w:val="008837C7"/>
    <w:rsid w:val="00885B2F"/>
    <w:rsid w:val="00885C71"/>
    <w:rsid w:val="00887EA2"/>
    <w:rsid w:val="00890C63"/>
    <w:rsid w:val="008914B3"/>
    <w:rsid w:val="008914DC"/>
    <w:rsid w:val="008922D7"/>
    <w:rsid w:val="00893299"/>
    <w:rsid w:val="008953B9"/>
    <w:rsid w:val="00896196"/>
    <w:rsid w:val="008A0AF4"/>
    <w:rsid w:val="008A0D0A"/>
    <w:rsid w:val="008A13D8"/>
    <w:rsid w:val="008A1BE0"/>
    <w:rsid w:val="008A22BF"/>
    <w:rsid w:val="008A2C7D"/>
    <w:rsid w:val="008A311D"/>
    <w:rsid w:val="008A3BEC"/>
    <w:rsid w:val="008A5679"/>
    <w:rsid w:val="008A57F1"/>
    <w:rsid w:val="008A5918"/>
    <w:rsid w:val="008A5A39"/>
    <w:rsid w:val="008A5BB2"/>
    <w:rsid w:val="008A6E57"/>
    <w:rsid w:val="008A7908"/>
    <w:rsid w:val="008B46E7"/>
    <w:rsid w:val="008B66F8"/>
    <w:rsid w:val="008B6A46"/>
    <w:rsid w:val="008C0198"/>
    <w:rsid w:val="008C078D"/>
    <w:rsid w:val="008C0993"/>
    <w:rsid w:val="008C0E42"/>
    <w:rsid w:val="008C13CA"/>
    <w:rsid w:val="008C1ADE"/>
    <w:rsid w:val="008C1AE6"/>
    <w:rsid w:val="008C2188"/>
    <w:rsid w:val="008C24E4"/>
    <w:rsid w:val="008C2CB3"/>
    <w:rsid w:val="008C3545"/>
    <w:rsid w:val="008C388B"/>
    <w:rsid w:val="008C437C"/>
    <w:rsid w:val="008C4B23"/>
    <w:rsid w:val="008C5133"/>
    <w:rsid w:val="008C66FB"/>
    <w:rsid w:val="008C73A4"/>
    <w:rsid w:val="008C7671"/>
    <w:rsid w:val="008C778D"/>
    <w:rsid w:val="008C79AD"/>
    <w:rsid w:val="008C7EC1"/>
    <w:rsid w:val="008D0D6A"/>
    <w:rsid w:val="008D1875"/>
    <w:rsid w:val="008D281E"/>
    <w:rsid w:val="008D35F7"/>
    <w:rsid w:val="008D36BD"/>
    <w:rsid w:val="008D4540"/>
    <w:rsid w:val="008D50F3"/>
    <w:rsid w:val="008D5A7C"/>
    <w:rsid w:val="008D5D92"/>
    <w:rsid w:val="008D6491"/>
    <w:rsid w:val="008E1475"/>
    <w:rsid w:val="008E2666"/>
    <w:rsid w:val="008E269A"/>
    <w:rsid w:val="008E2FE0"/>
    <w:rsid w:val="008E3CA0"/>
    <w:rsid w:val="008E3CF8"/>
    <w:rsid w:val="008F1C38"/>
    <w:rsid w:val="008F1FD0"/>
    <w:rsid w:val="008F20CD"/>
    <w:rsid w:val="008F4651"/>
    <w:rsid w:val="008F58D9"/>
    <w:rsid w:val="008F671E"/>
    <w:rsid w:val="008F6E2C"/>
    <w:rsid w:val="008F74D9"/>
    <w:rsid w:val="008F8993"/>
    <w:rsid w:val="00903FF3"/>
    <w:rsid w:val="00904D4A"/>
    <w:rsid w:val="00904E0C"/>
    <w:rsid w:val="00906D59"/>
    <w:rsid w:val="00906EF5"/>
    <w:rsid w:val="00910508"/>
    <w:rsid w:val="0091196E"/>
    <w:rsid w:val="00912C7E"/>
    <w:rsid w:val="00913ED3"/>
    <w:rsid w:val="00914537"/>
    <w:rsid w:val="0091475C"/>
    <w:rsid w:val="0091667E"/>
    <w:rsid w:val="00916944"/>
    <w:rsid w:val="00920294"/>
    <w:rsid w:val="00920C56"/>
    <w:rsid w:val="00920DB6"/>
    <w:rsid w:val="00920E7D"/>
    <w:rsid w:val="00920FAE"/>
    <w:rsid w:val="00921257"/>
    <w:rsid w:val="0092158A"/>
    <w:rsid w:val="009219F8"/>
    <w:rsid w:val="00921E3D"/>
    <w:rsid w:val="00922D84"/>
    <w:rsid w:val="00923E5F"/>
    <w:rsid w:val="00924210"/>
    <w:rsid w:val="009246F1"/>
    <w:rsid w:val="00924E9F"/>
    <w:rsid w:val="00926C18"/>
    <w:rsid w:val="00926EEC"/>
    <w:rsid w:val="00927A88"/>
    <w:rsid w:val="00930104"/>
    <w:rsid w:val="009303D9"/>
    <w:rsid w:val="00930D92"/>
    <w:rsid w:val="0093121E"/>
    <w:rsid w:val="009315DF"/>
    <w:rsid w:val="009320F1"/>
    <w:rsid w:val="00933C64"/>
    <w:rsid w:val="009340D7"/>
    <w:rsid w:val="009355FF"/>
    <w:rsid w:val="00936EF5"/>
    <w:rsid w:val="00941475"/>
    <w:rsid w:val="00942913"/>
    <w:rsid w:val="00942F23"/>
    <w:rsid w:val="00943031"/>
    <w:rsid w:val="009435F1"/>
    <w:rsid w:val="00944826"/>
    <w:rsid w:val="00946836"/>
    <w:rsid w:val="00946E02"/>
    <w:rsid w:val="00947C46"/>
    <w:rsid w:val="009517C4"/>
    <w:rsid w:val="00952F39"/>
    <w:rsid w:val="00954023"/>
    <w:rsid w:val="00954C07"/>
    <w:rsid w:val="0095603F"/>
    <w:rsid w:val="0095696C"/>
    <w:rsid w:val="009572C6"/>
    <w:rsid w:val="00961B34"/>
    <w:rsid w:val="00961D20"/>
    <w:rsid w:val="00965F77"/>
    <w:rsid w:val="009711E2"/>
    <w:rsid w:val="00971523"/>
    <w:rsid w:val="00971F30"/>
    <w:rsid w:val="00972203"/>
    <w:rsid w:val="0097449A"/>
    <w:rsid w:val="009776AD"/>
    <w:rsid w:val="00977CF9"/>
    <w:rsid w:val="009842DD"/>
    <w:rsid w:val="00986BBC"/>
    <w:rsid w:val="009914FC"/>
    <w:rsid w:val="00991FD1"/>
    <w:rsid w:val="00994C3C"/>
    <w:rsid w:val="00994C75"/>
    <w:rsid w:val="009957E4"/>
    <w:rsid w:val="00995807"/>
    <w:rsid w:val="009958CA"/>
    <w:rsid w:val="00996683"/>
    <w:rsid w:val="0099686E"/>
    <w:rsid w:val="00996DBC"/>
    <w:rsid w:val="009A05F8"/>
    <w:rsid w:val="009A1A73"/>
    <w:rsid w:val="009A1F21"/>
    <w:rsid w:val="009A2419"/>
    <w:rsid w:val="009A2CA7"/>
    <w:rsid w:val="009A2FF3"/>
    <w:rsid w:val="009A61D5"/>
    <w:rsid w:val="009A6463"/>
    <w:rsid w:val="009A6981"/>
    <w:rsid w:val="009A6C7C"/>
    <w:rsid w:val="009B082A"/>
    <w:rsid w:val="009B0ED2"/>
    <w:rsid w:val="009B1B26"/>
    <w:rsid w:val="009B1C51"/>
    <w:rsid w:val="009B357F"/>
    <w:rsid w:val="009B777A"/>
    <w:rsid w:val="009C25BD"/>
    <w:rsid w:val="009C35DA"/>
    <w:rsid w:val="009C4E0C"/>
    <w:rsid w:val="009C5636"/>
    <w:rsid w:val="009C6793"/>
    <w:rsid w:val="009D0BD3"/>
    <w:rsid w:val="009D2001"/>
    <w:rsid w:val="009D24A3"/>
    <w:rsid w:val="009E0AEA"/>
    <w:rsid w:val="009E1E29"/>
    <w:rsid w:val="009E350C"/>
    <w:rsid w:val="009E3913"/>
    <w:rsid w:val="009E3F59"/>
    <w:rsid w:val="009E4320"/>
    <w:rsid w:val="009E5AD3"/>
    <w:rsid w:val="009E5E67"/>
    <w:rsid w:val="009E64DD"/>
    <w:rsid w:val="009E6B6B"/>
    <w:rsid w:val="009E705A"/>
    <w:rsid w:val="009F21F9"/>
    <w:rsid w:val="009F2C6E"/>
    <w:rsid w:val="009F400D"/>
    <w:rsid w:val="009F4642"/>
    <w:rsid w:val="009F51E8"/>
    <w:rsid w:val="009F5219"/>
    <w:rsid w:val="009F5BDB"/>
    <w:rsid w:val="00A02A89"/>
    <w:rsid w:val="00A03F6B"/>
    <w:rsid w:val="00A054EB"/>
    <w:rsid w:val="00A057A8"/>
    <w:rsid w:val="00A059B3"/>
    <w:rsid w:val="00A0734F"/>
    <w:rsid w:val="00A10083"/>
    <w:rsid w:val="00A11CD7"/>
    <w:rsid w:val="00A12976"/>
    <w:rsid w:val="00A15FA9"/>
    <w:rsid w:val="00A16091"/>
    <w:rsid w:val="00A16A51"/>
    <w:rsid w:val="00A16DED"/>
    <w:rsid w:val="00A2068A"/>
    <w:rsid w:val="00A21148"/>
    <w:rsid w:val="00A24CEC"/>
    <w:rsid w:val="00A25768"/>
    <w:rsid w:val="00A26308"/>
    <w:rsid w:val="00A275EC"/>
    <w:rsid w:val="00A27A53"/>
    <w:rsid w:val="00A27B11"/>
    <w:rsid w:val="00A31B96"/>
    <w:rsid w:val="00A330A4"/>
    <w:rsid w:val="00A33A5B"/>
    <w:rsid w:val="00A33D27"/>
    <w:rsid w:val="00A3598E"/>
    <w:rsid w:val="00A360B8"/>
    <w:rsid w:val="00A36764"/>
    <w:rsid w:val="00A36FDA"/>
    <w:rsid w:val="00A37871"/>
    <w:rsid w:val="00A37BA2"/>
    <w:rsid w:val="00A40E82"/>
    <w:rsid w:val="00A420C7"/>
    <w:rsid w:val="00A46B4F"/>
    <w:rsid w:val="00A5054C"/>
    <w:rsid w:val="00A52C74"/>
    <w:rsid w:val="00A53A1D"/>
    <w:rsid w:val="00A53BD5"/>
    <w:rsid w:val="00A54DE9"/>
    <w:rsid w:val="00A55250"/>
    <w:rsid w:val="00A61249"/>
    <w:rsid w:val="00A615AC"/>
    <w:rsid w:val="00A62DB9"/>
    <w:rsid w:val="00A6352B"/>
    <w:rsid w:val="00A661EA"/>
    <w:rsid w:val="00A67225"/>
    <w:rsid w:val="00A67B9F"/>
    <w:rsid w:val="00A70616"/>
    <w:rsid w:val="00A70BA8"/>
    <w:rsid w:val="00A719D6"/>
    <w:rsid w:val="00A71D9F"/>
    <w:rsid w:val="00A71DF1"/>
    <w:rsid w:val="00A7323B"/>
    <w:rsid w:val="00A73667"/>
    <w:rsid w:val="00A74266"/>
    <w:rsid w:val="00A744F8"/>
    <w:rsid w:val="00A74E20"/>
    <w:rsid w:val="00A75D96"/>
    <w:rsid w:val="00A760F8"/>
    <w:rsid w:val="00A76F51"/>
    <w:rsid w:val="00A7737E"/>
    <w:rsid w:val="00A83751"/>
    <w:rsid w:val="00A85166"/>
    <w:rsid w:val="00A86DE2"/>
    <w:rsid w:val="00A86FAA"/>
    <w:rsid w:val="00A9073A"/>
    <w:rsid w:val="00A91262"/>
    <w:rsid w:val="00A92437"/>
    <w:rsid w:val="00A93CCB"/>
    <w:rsid w:val="00A94DD8"/>
    <w:rsid w:val="00A962AE"/>
    <w:rsid w:val="00A96C68"/>
    <w:rsid w:val="00AA0650"/>
    <w:rsid w:val="00AA0848"/>
    <w:rsid w:val="00AA0B0D"/>
    <w:rsid w:val="00AA0BF0"/>
    <w:rsid w:val="00AA10CB"/>
    <w:rsid w:val="00AA1E4A"/>
    <w:rsid w:val="00AA381D"/>
    <w:rsid w:val="00AA57A8"/>
    <w:rsid w:val="00AA5B0B"/>
    <w:rsid w:val="00AA71C3"/>
    <w:rsid w:val="00AA7658"/>
    <w:rsid w:val="00AB018E"/>
    <w:rsid w:val="00AB113C"/>
    <w:rsid w:val="00AB16B3"/>
    <w:rsid w:val="00AB2AE1"/>
    <w:rsid w:val="00AB32EB"/>
    <w:rsid w:val="00AB4705"/>
    <w:rsid w:val="00AB5715"/>
    <w:rsid w:val="00AB5D43"/>
    <w:rsid w:val="00AB6386"/>
    <w:rsid w:val="00AB79D0"/>
    <w:rsid w:val="00AC3C68"/>
    <w:rsid w:val="00AC509D"/>
    <w:rsid w:val="00AC5FAF"/>
    <w:rsid w:val="00AC79BC"/>
    <w:rsid w:val="00AD0B72"/>
    <w:rsid w:val="00AD1831"/>
    <w:rsid w:val="00AD29E4"/>
    <w:rsid w:val="00AD400D"/>
    <w:rsid w:val="00AD4111"/>
    <w:rsid w:val="00AD4E03"/>
    <w:rsid w:val="00AD56B0"/>
    <w:rsid w:val="00AE0296"/>
    <w:rsid w:val="00AE02D8"/>
    <w:rsid w:val="00AE121C"/>
    <w:rsid w:val="00AE18DE"/>
    <w:rsid w:val="00AE2BC5"/>
    <w:rsid w:val="00AE3409"/>
    <w:rsid w:val="00AE49B7"/>
    <w:rsid w:val="00AE6024"/>
    <w:rsid w:val="00AE73C9"/>
    <w:rsid w:val="00AF297A"/>
    <w:rsid w:val="00AF501E"/>
    <w:rsid w:val="00AF5BF2"/>
    <w:rsid w:val="00AF5C79"/>
    <w:rsid w:val="00AF7D2C"/>
    <w:rsid w:val="00B0030E"/>
    <w:rsid w:val="00B03084"/>
    <w:rsid w:val="00B0376F"/>
    <w:rsid w:val="00B048C5"/>
    <w:rsid w:val="00B061D7"/>
    <w:rsid w:val="00B06FC6"/>
    <w:rsid w:val="00B0796F"/>
    <w:rsid w:val="00B10263"/>
    <w:rsid w:val="00B11A60"/>
    <w:rsid w:val="00B12D3C"/>
    <w:rsid w:val="00B132F8"/>
    <w:rsid w:val="00B13AD2"/>
    <w:rsid w:val="00B14DE3"/>
    <w:rsid w:val="00B1532B"/>
    <w:rsid w:val="00B1579F"/>
    <w:rsid w:val="00B15D55"/>
    <w:rsid w:val="00B16010"/>
    <w:rsid w:val="00B1648B"/>
    <w:rsid w:val="00B16A34"/>
    <w:rsid w:val="00B16F3F"/>
    <w:rsid w:val="00B179B2"/>
    <w:rsid w:val="00B22613"/>
    <w:rsid w:val="00B22858"/>
    <w:rsid w:val="00B22CE2"/>
    <w:rsid w:val="00B253DB"/>
    <w:rsid w:val="00B26BA3"/>
    <w:rsid w:val="00B276A2"/>
    <w:rsid w:val="00B300CF"/>
    <w:rsid w:val="00B308CD"/>
    <w:rsid w:val="00B32D5D"/>
    <w:rsid w:val="00B32E84"/>
    <w:rsid w:val="00B40C7A"/>
    <w:rsid w:val="00B437CB"/>
    <w:rsid w:val="00B4623E"/>
    <w:rsid w:val="00B472B8"/>
    <w:rsid w:val="00B47387"/>
    <w:rsid w:val="00B476E8"/>
    <w:rsid w:val="00B5260A"/>
    <w:rsid w:val="00B536F7"/>
    <w:rsid w:val="00B546FF"/>
    <w:rsid w:val="00B54D94"/>
    <w:rsid w:val="00B60102"/>
    <w:rsid w:val="00B60AED"/>
    <w:rsid w:val="00B624A3"/>
    <w:rsid w:val="00B63810"/>
    <w:rsid w:val="00B642C7"/>
    <w:rsid w:val="00B64D90"/>
    <w:rsid w:val="00B651A5"/>
    <w:rsid w:val="00B66381"/>
    <w:rsid w:val="00B66E0F"/>
    <w:rsid w:val="00B66E19"/>
    <w:rsid w:val="00B675F7"/>
    <w:rsid w:val="00B70188"/>
    <w:rsid w:val="00B71B5D"/>
    <w:rsid w:val="00B733AF"/>
    <w:rsid w:val="00B74872"/>
    <w:rsid w:val="00B74CFA"/>
    <w:rsid w:val="00B77467"/>
    <w:rsid w:val="00B80BBB"/>
    <w:rsid w:val="00B81F99"/>
    <w:rsid w:val="00B823DE"/>
    <w:rsid w:val="00B83A59"/>
    <w:rsid w:val="00B83D0F"/>
    <w:rsid w:val="00B84099"/>
    <w:rsid w:val="00B84261"/>
    <w:rsid w:val="00B84925"/>
    <w:rsid w:val="00B87ECE"/>
    <w:rsid w:val="00B91CDB"/>
    <w:rsid w:val="00B93A82"/>
    <w:rsid w:val="00B946D8"/>
    <w:rsid w:val="00B947ED"/>
    <w:rsid w:val="00B949CA"/>
    <w:rsid w:val="00B951D2"/>
    <w:rsid w:val="00B96242"/>
    <w:rsid w:val="00B96EF7"/>
    <w:rsid w:val="00B97006"/>
    <w:rsid w:val="00B976B6"/>
    <w:rsid w:val="00B97992"/>
    <w:rsid w:val="00BA068A"/>
    <w:rsid w:val="00BA0B87"/>
    <w:rsid w:val="00BA1025"/>
    <w:rsid w:val="00BA17CD"/>
    <w:rsid w:val="00BA18CA"/>
    <w:rsid w:val="00BA2229"/>
    <w:rsid w:val="00BA2467"/>
    <w:rsid w:val="00BA34EE"/>
    <w:rsid w:val="00BA4429"/>
    <w:rsid w:val="00BA50C5"/>
    <w:rsid w:val="00BA5220"/>
    <w:rsid w:val="00BA5E0D"/>
    <w:rsid w:val="00BB0A59"/>
    <w:rsid w:val="00BB186A"/>
    <w:rsid w:val="00BB2BE6"/>
    <w:rsid w:val="00BB3043"/>
    <w:rsid w:val="00BB383B"/>
    <w:rsid w:val="00BB72E9"/>
    <w:rsid w:val="00BB76D2"/>
    <w:rsid w:val="00BB7774"/>
    <w:rsid w:val="00BB7C6B"/>
    <w:rsid w:val="00BC2917"/>
    <w:rsid w:val="00BC3420"/>
    <w:rsid w:val="00BC465B"/>
    <w:rsid w:val="00BC48CE"/>
    <w:rsid w:val="00BC6196"/>
    <w:rsid w:val="00BC77E7"/>
    <w:rsid w:val="00BC7842"/>
    <w:rsid w:val="00BD0D01"/>
    <w:rsid w:val="00BD1E6E"/>
    <w:rsid w:val="00BD263D"/>
    <w:rsid w:val="00BD339F"/>
    <w:rsid w:val="00BD389C"/>
    <w:rsid w:val="00BD38D3"/>
    <w:rsid w:val="00BD39D0"/>
    <w:rsid w:val="00BD537B"/>
    <w:rsid w:val="00BD72D3"/>
    <w:rsid w:val="00BD758D"/>
    <w:rsid w:val="00BE0831"/>
    <w:rsid w:val="00BE1963"/>
    <w:rsid w:val="00BE2745"/>
    <w:rsid w:val="00BE29DB"/>
    <w:rsid w:val="00BE43AB"/>
    <w:rsid w:val="00BE46E1"/>
    <w:rsid w:val="00BE501E"/>
    <w:rsid w:val="00BE5108"/>
    <w:rsid w:val="00BE5CAA"/>
    <w:rsid w:val="00BE5D1B"/>
    <w:rsid w:val="00BE7D3C"/>
    <w:rsid w:val="00BF1391"/>
    <w:rsid w:val="00BF1568"/>
    <w:rsid w:val="00BF2BC8"/>
    <w:rsid w:val="00BF2F9A"/>
    <w:rsid w:val="00BF3C83"/>
    <w:rsid w:val="00BF46DD"/>
    <w:rsid w:val="00BF5FF6"/>
    <w:rsid w:val="00BF61A3"/>
    <w:rsid w:val="00C013C8"/>
    <w:rsid w:val="00C0207F"/>
    <w:rsid w:val="00C022E6"/>
    <w:rsid w:val="00C05D82"/>
    <w:rsid w:val="00C065B6"/>
    <w:rsid w:val="00C07463"/>
    <w:rsid w:val="00C07B72"/>
    <w:rsid w:val="00C11E72"/>
    <w:rsid w:val="00C12E36"/>
    <w:rsid w:val="00C13E23"/>
    <w:rsid w:val="00C14467"/>
    <w:rsid w:val="00C14E46"/>
    <w:rsid w:val="00C16117"/>
    <w:rsid w:val="00C1634C"/>
    <w:rsid w:val="00C1717F"/>
    <w:rsid w:val="00C2485F"/>
    <w:rsid w:val="00C24A4E"/>
    <w:rsid w:val="00C2506D"/>
    <w:rsid w:val="00C2549A"/>
    <w:rsid w:val="00C25632"/>
    <w:rsid w:val="00C260DF"/>
    <w:rsid w:val="00C265A1"/>
    <w:rsid w:val="00C268EF"/>
    <w:rsid w:val="00C26C93"/>
    <w:rsid w:val="00C306F9"/>
    <w:rsid w:val="00C3075A"/>
    <w:rsid w:val="00C320CD"/>
    <w:rsid w:val="00C325FC"/>
    <w:rsid w:val="00C32E31"/>
    <w:rsid w:val="00C33006"/>
    <w:rsid w:val="00C3313D"/>
    <w:rsid w:val="00C338CB"/>
    <w:rsid w:val="00C33CAF"/>
    <w:rsid w:val="00C34262"/>
    <w:rsid w:val="00C35764"/>
    <w:rsid w:val="00C36E68"/>
    <w:rsid w:val="00C408DF"/>
    <w:rsid w:val="00C42336"/>
    <w:rsid w:val="00C4393A"/>
    <w:rsid w:val="00C44264"/>
    <w:rsid w:val="00C46A3C"/>
    <w:rsid w:val="00C4779E"/>
    <w:rsid w:val="00C5026E"/>
    <w:rsid w:val="00C50443"/>
    <w:rsid w:val="00C5078B"/>
    <w:rsid w:val="00C52F64"/>
    <w:rsid w:val="00C53213"/>
    <w:rsid w:val="00C54798"/>
    <w:rsid w:val="00C55204"/>
    <w:rsid w:val="00C5608B"/>
    <w:rsid w:val="00C56099"/>
    <w:rsid w:val="00C568DD"/>
    <w:rsid w:val="00C56E1E"/>
    <w:rsid w:val="00C60424"/>
    <w:rsid w:val="00C62A03"/>
    <w:rsid w:val="00C63263"/>
    <w:rsid w:val="00C63A9D"/>
    <w:rsid w:val="00C63B35"/>
    <w:rsid w:val="00C641A9"/>
    <w:rsid w:val="00C64ADE"/>
    <w:rsid w:val="00C64CAB"/>
    <w:rsid w:val="00C662DA"/>
    <w:rsid w:val="00C7074E"/>
    <w:rsid w:val="00C7174E"/>
    <w:rsid w:val="00C72EA3"/>
    <w:rsid w:val="00C7385F"/>
    <w:rsid w:val="00C7400D"/>
    <w:rsid w:val="00C76E2C"/>
    <w:rsid w:val="00C76FFC"/>
    <w:rsid w:val="00C77B4F"/>
    <w:rsid w:val="00C77C5B"/>
    <w:rsid w:val="00C80A77"/>
    <w:rsid w:val="00C80BEC"/>
    <w:rsid w:val="00C82974"/>
    <w:rsid w:val="00C84258"/>
    <w:rsid w:val="00C84E80"/>
    <w:rsid w:val="00C851DF"/>
    <w:rsid w:val="00C853CE"/>
    <w:rsid w:val="00C855F2"/>
    <w:rsid w:val="00C85F5D"/>
    <w:rsid w:val="00C87EBA"/>
    <w:rsid w:val="00C87ED3"/>
    <w:rsid w:val="00C906CD"/>
    <w:rsid w:val="00C91642"/>
    <w:rsid w:val="00C919A4"/>
    <w:rsid w:val="00C92B97"/>
    <w:rsid w:val="00C930D5"/>
    <w:rsid w:val="00C934A5"/>
    <w:rsid w:val="00C93A89"/>
    <w:rsid w:val="00C93AAC"/>
    <w:rsid w:val="00C947DB"/>
    <w:rsid w:val="00C95547"/>
    <w:rsid w:val="00C959FB"/>
    <w:rsid w:val="00C965FA"/>
    <w:rsid w:val="00CA2870"/>
    <w:rsid w:val="00CA3D2D"/>
    <w:rsid w:val="00CA4392"/>
    <w:rsid w:val="00CA491E"/>
    <w:rsid w:val="00CA6745"/>
    <w:rsid w:val="00CA7128"/>
    <w:rsid w:val="00CA72F0"/>
    <w:rsid w:val="00CA732A"/>
    <w:rsid w:val="00CB0ED2"/>
    <w:rsid w:val="00CB4489"/>
    <w:rsid w:val="00CB4B29"/>
    <w:rsid w:val="00CB617F"/>
    <w:rsid w:val="00CB6506"/>
    <w:rsid w:val="00CB7ACD"/>
    <w:rsid w:val="00CC0DF3"/>
    <w:rsid w:val="00CC0F76"/>
    <w:rsid w:val="00CC131A"/>
    <w:rsid w:val="00CC2163"/>
    <w:rsid w:val="00CC3058"/>
    <w:rsid w:val="00CC393F"/>
    <w:rsid w:val="00CC461F"/>
    <w:rsid w:val="00CC748A"/>
    <w:rsid w:val="00CC7C3E"/>
    <w:rsid w:val="00CD0CD3"/>
    <w:rsid w:val="00CD0FA8"/>
    <w:rsid w:val="00CD17E5"/>
    <w:rsid w:val="00CD3FC8"/>
    <w:rsid w:val="00CD4CFB"/>
    <w:rsid w:val="00CD4FD1"/>
    <w:rsid w:val="00CD5556"/>
    <w:rsid w:val="00CD6FD4"/>
    <w:rsid w:val="00CE0135"/>
    <w:rsid w:val="00CE02CC"/>
    <w:rsid w:val="00CE11DC"/>
    <w:rsid w:val="00CE2197"/>
    <w:rsid w:val="00CE2418"/>
    <w:rsid w:val="00CE264E"/>
    <w:rsid w:val="00CE369E"/>
    <w:rsid w:val="00CE46B7"/>
    <w:rsid w:val="00CE48E5"/>
    <w:rsid w:val="00CE4FD4"/>
    <w:rsid w:val="00CE5189"/>
    <w:rsid w:val="00CE6402"/>
    <w:rsid w:val="00CE7FA5"/>
    <w:rsid w:val="00CF001F"/>
    <w:rsid w:val="00CF2D6E"/>
    <w:rsid w:val="00CF4DE4"/>
    <w:rsid w:val="00CF55FE"/>
    <w:rsid w:val="00CF629A"/>
    <w:rsid w:val="00D01439"/>
    <w:rsid w:val="00D02D9E"/>
    <w:rsid w:val="00D02FEC"/>
    <w:rsid w:val="00D036C6"/>
    <w:rsid w:val="00D0395E"/>
    <w:rsid w:val="00D04987"/>
    <w:rsid w:val="00D04F15"/>
    <w:rsid w:val="00D05671"/>
    <w:rsid w:val="00D05D17"/>
    <w:rsid w:val="00D05E58"/>
    <w:rsid w:val="00D1014D"/>
    <w:rsid w:val="00D130FF"/>
    <w:rsid w:val="00D137D5"/>
    <w:rsid w:val="00D176E3"/>
    <w:rsid w:val="00D2176E"/>
    <w:rsid w:val="00D21CED"/>
    <w:rsid w:val="00D22067"/>
    <w:rsid w:val="00D221EC"/>
    <w:rsid w:val="00D230A3"/>
    <w:rsid w:val="00D2495F"/>
    <w:rsid w:val="00D253E3"/>
    <w:rsid w:val="00D25DAE"/>
    <w:rsid w:val="00D25E2B"/>
    <w:rsid w:val="00D321CC"/>
    <w:rsid w:val="00D328A5"/>
    <w:rsid w:val="00D32CAB"/>
    <w:rsid w:val="00D33D64"/>
    <w:rsid w:val="00D34B88"/>
    <w:rsid w:val="00D3679C"/>
    <w:rsid w:val="00D3703B"/>
    <w:rsid w:val="00D404CA"/>
    <w:rsid w:val="00D4161D"/>
    <w:rsid w:val="00D43ED4"/>
    <w:rsid w:val="00D4645F"/>
    <w:rsid w:val="00D46B6F"/>
    <w:rsid w:val="00D47957"/>
    <w:rsid w:val="00D5234D"/>
    <w:rsid w:val="00D53301"/>
    <w:rsid w:val="00D53F96"/>
    <w:rsid w:val="00D5519B"/>
    <w:rsid w:val="00D5550D"/>
    <w:rsid w:val="00D57BC8"/>
    <w:rsid w:val="00D603CF"/>
    <w:rsid w:val="00D632BE"/>
    <w:rsid w:val="00D63517"/>
    <w:rsid w:val="00D64594"/>
    <w:rsid w:val="00D66718"/>
    <w:rsid w:val="00D70A80"/>
    <w:rsid w:val="00D728E0"/>
    <w:rsid w:val="00D72D06"/>
    <w:rsid w:val="00D72F3E"/>
    <w:rsid w:val="00D73356"/>
    <w:rsid w:val="00D74791"/>
    <w:rsid w:val="00D7485F"/>
    <w:rsid w:val="00D7522C"/>
    <w:rsid w:val="00D7536F"/>
    <w:rsid w:val="00D76668"/>
    <w:rsid w:val="00D76FCD"/>
    <w:rsid w:val="00D77CCE"/>
    <w:rsid w:val="00D800DA"/>
    <w:rsid w:val="00D803E4"/>
    <w:rsid w:val="00D80C1B"/>
    <w:rsid w:val="00D80D76"/>
    <w:rsid w:val="00D81EFE"/>
    <w:rsid w:val="00D823CF"/>
    <w:rsid w:val="00D829AC"/>
    <w:rsid w:val="00D83970"/>
    <w:rsid w:val="00D922A7"/>
    <w:rsid w:val="00D93441"/>
    <w:rsid w:val="00D94737"/>
    <w:rsid w:val="00D9586D"/>
    <w:rsid w:val="00D971C8"/>
    <w:rsid w:val="00D9789D"/>
    <w:rsid w:val="00DA31C5"/>
    <w:rsid w:val="00DA3BCB"/>
    <w:rsid w:val="00DA4142"/>
    <w:rsid w:val="00DA5627"/>
    <w:rsid w:val="00DA68B5"/>
    <w:rsid w:val="00DA6C32"/>
    <w:rsid w:val="00DA7E01"/>
    <w:rsid w:val="00DB062C"/>
    <w:rsid w:val="00DB5468"/>
    <w:rsid w:val="00DB6FDF"/>
    <w:rsid w:val="00DB70D2"/>
    <w:rsid w:val="00DB7370"/>
    <w:rsid w:val="00DC0CC1"/>
    <w:rsid w:val="00DC1058"/>
    <w:rsid w:val="00DC20DC"/>
    <w:rsid w:val="00DC3382"/>
    <w:rsid w:val="00DC3D5E"/>
    <w:rsid w:val="00DC40F5"/>
    <w:rsid w:val="00DC5BB2"/>
    <w:rsid w:val="00DC6740"/>
    <w:rsid w:val="00DC674E"/>
    <w:rsid w:val="00DC67B0"/>
    <w:rsid w:val="00DC69C0"/>
    <w:rsid w:val="00DD08B5"/>
    <w:rsid w:val="00DD4265"/>
    <w:rsid w:val="00DD648F"/>
    <w:rsid w:val="00DD65CB"/>
    <w:rsid w:val="00DD6F3A"/>
    <w:rsid w:val="00DE0D8C"/>
    <w:rsid w:val="00DE38D1"/>
    <w:rsid w:val="00DE4C29"/>
    <w:rsid w:val="00DE53E3"/>
    <w:rsid w:val="00DE6C4E"/>
    <w:rsid w:val="00DF0A9B"/>
    <w:rsid w:val="00DF1BEC"/>
    <w:rsid w:val="00DF42B7"/>
    <w:rsid w:val="00DF4457"/>
    <w:rsid w:val="00DF4B16"/>
    <w:rsid w:val="00DF4D47"/>
    <w:rsid w:val="00DF56B1"/>
    <w:rsid w:val="00DF5E97"/>
    <w:rsid w:val="00DF6137"/>
    <w:rsid w:val="00DF6A3E"/>
    <w:rsid w:val="00DF6D08"/>
    <w:rsid w:val="00DF7343"/>
    <w:rsid w:val="00DF740D"/>
    <w:rsid w:val="00E0033E"/>
    <w:rsid w:val="00E00999"/>
    <w:rsid w:val="00E03620"/>
    <w:rsid w:val="00E036FA"/>
    <w:rsid w:val="00E038CC"/>
    <w:rsid w:val="00E04C5D"/>
    <w:rsid w:val="00E0507E"/>
    <w:rsid w:val="00E05DB1"/>
    <w:rsid w:val="00E07959"/>
    <w:rsid w:val="00E117C1"/>
    <w:rsid w:val="00E13117"/>
    <w:rsid w:val="00E13277"/>
    <w:rsid w:val="00E137A9"/>
    <w:rsid w:val="00E13FF4"/>
    <w:rsid w:val="00E14400"/>
    <w:rsid w:val="00E14DE3"/>
    <w:rsid w:val="00E14EB6"/>
    <w:rsid w:val="00E15047"/>
    <w:rsid w:val="00E15348"/>
    <w:rsid w:val="00E16A77"/>
    <w:rsid w:val="00E16D60"/>
    <w:rsid w:val="00E2067A"/>
    <w:rsid w:val="00E223DC"/>
    <w:rsid w:val="00E22B0A"/>
    <w:rsid w:val="00E2464A"/>
    <w:rsid w:val="00E2649F"/>
    <w:rsid w:val="00E269B1"/>
    <w:rsid w:val="00E26B71"/>
    <w:rsid w:val="00E30BC3"/>
    <w:rsid w:val="00E32272"/>
    <w:rsid w:val="00E33290"/>
    <w:rsid w:val="00E33830"/>
    <w:rsid w:val="00E33B52"/>
    <w:rsid w:val="00E345FE"/>
    <w:rsid w:val="00E34E7D"/>
    <w:rsid w:val="00E35614"/>
    <w:rsid w:val="00E35C32"/>
    <w:rsid w:val="00E376F2"/>
    <w:rsid w:val="00E44864"/>
    <w:rsid w:val="00E454C6"/>
    <w:rsid w:val="00E45A81"/>
    <w:rsid w:val="00E45DD7"/>
    <w:rsid w:val="00E46DD3"/>
    <w:rsid w:val="00E46FC8"/>
    <w:rsid w:val="00E47BF0"/>
    <w:rsid w:val="00E52FAA"/>
    <w:rsid w:val="00E531A0"/>
    <w:rsid w:val="00E53319"/>
    <w:rsid w:val="00E53B25"/>
    <w:rsid w:val="00E564BC"/>
    <w:rsid w:val="00E56645"/>
    <w:rsid w:val="00E56719"/>
    <w:rsid w:val="00E61E12"/>
    <w:rsid w:val="00E62694"/>
    <w:rsid w:val="00E62BD3"/>
    <w:rsid w:val="00E64670"/>
    <w:rsid w:val="00E6496C"/>
    <w:rsid w:val="00E64D76"/>
    <w:rsid w:val="00E66416"/>
    <w:rsid w:val="00E66FD8"/>
    <w:rsid w:val="00E7068C"/>
    <w:rsid w:val="00E7199F"/>
    <w:rsid w:val="00E722A3"/>
    <w:rsid w:val="00E7304F"/>
    <w:rsid w:val="00E74569"/>
    <w:rsid w:val="00E753ED"/>
    <w:rsid w:val="00E7596C"/>
    <w:rsid w:val="00E76D46"/>
    <w:rsid w:val="00E77570"/>
    <w:rsid w:val="00E77DAD"/>
    <w:rsid w:val="00E8017E"/>
    <w:rsid w:val="00E82AF1"/>
    <w:rsid w:val="00E8371F"/>
    <w:rsid w:val="00E839A8"/>
    <w:rsid w:val="00E863C2"/>
    <w:rsid w:val="00E86D64"/>
    <w:rsid w:val="00E87545"/>
    <w:rsid w:val="00E878F2"/>
    <w:rsid w:val="00E9108D"/>
    <w:rsid w:val="00E917FE"/>
    <w:rsid w:val="00E92B1E"/>
    <w:rsid w:val="00E93652"/>
    <w:rsid w:val="00E94498"/>
    <w:rsid w:val="00E95FBD"/>
    <w:rsid w:val="00E9639A"/>
    <w:rsid w:val="00E97329"/>
    <w:rsid w:val="00EA006C"/>
    <w:rsid w:val="00EA02CE"/>
    <w:rsid w:val="00EA2805"/>
    <w:rsid w:val="00EA2FEB"/>
    <w:rsid w:val="00EA32C7"/>
    <w:rsid w:val="00EA3810"/>
    <w:rsid w:val="00EA5C93"/>
    <w:rsid w:val="00EA6169"/>
    <w:rsid w:val="00EA6922"/>
    <w:rsid w:val="00EA6DF8"/>
    <w:rsid w:val="00EA72BA"/>
    <w:rsid w:val="00EA7546"/>
    <w:rsid w:val="00EA7C07"/>
    <w:rsid w:val="00EB0B21"/>
    <w:rsid w:val="00EB2866"/>
    <w:rsid w:val="00EB4D66"/>
    <w:rsid w:val="00EB5AA0"/>
    <w:rsid w:val="00EB626E"/>
    <w:rsid w:val="00EB7C56"/>
    <w:rsid w:val="00EB7CC9"/>
    <w:rsid w:val="00EC0374"/>
    <w:rsid w:val="00EC0891"/>
    <w:rsid w:val="00EC17A0"/>
    <w:rsid w:val="00EC4744"/>
    <w:rsid w:val="00EC5631"/>
    <w:rsid w:val="00EC5AC6"/>
    <w:rsid w:val="00EC5E1F"/>
    <w:rsid w:val="00ED0149"/>
    <w:rsid w:val="00ED0841"/>
    <w:rsid w:val="00ED09BE"/>
    <w:rsid w:val="00ED0C51"/>
    <w:rsid w:val="00ED0FE5"/>
    <w:rsid w:val="00ED11B4"/>
    <w:rsid w:val="00ED1789"/>
    <w:rsid w:val="00ED1C8E"/>
    <w:rsid w:val="00ED2500"/>
    <w:rsid w:val="00ED2CF2"/>
    <w:rsid w:val="00ED34BE"/>
    <w:rsid w:val="00ED42D4"/>
    <w:rsid w:val="00ED667A"/>
    <w:rsid w:val="00ED674B"/>
    <w:rsid w:val="00EE0434"/>
    <w:rsid w:val="00EE0A77"/>
    <w:rsid w:val="00EE0EDB"/>
    <w:rsid w:val="00EE0F24"/>
    <w:rsid w:val="00EE18C1"/>
    <w:rsid w:val="00EE4D20"/>
    <w:rsid w:val="00EE52E9"/>
    <w:rsid w:val="00EE5EBA"/>
    <w:rsid w:val="00EE6B6D"/>
    <w:rsid w:val="00EF0DCD"/>
    <w:rsid w:val="00EF2394"/>
    <w:rsid w:val="00EF328D"/>
    <w:rsid w:val="00EF341B"/>
    <w:rsid w:val="00EF36A3"/>
    <w:rsid w:val="00EF384C"/>
    <w:rsid w:val="00EF3CCA"/>
    <w:rsid w:val="00EF3FF3"/>
    <w:rsid w:val="00EF72FE"/>
    <w:rsid w:val="00EF7CAD"/>
    <w:rsid w:val="00EF7DE3"/>
    <w:rsid w:val="00F0157F"/>
    <w:rsid w:val="00F01969"/>
    <w:rsid w:val="00F01C03"/>
    <w:rsid w:val="00F01FAF"/>
    <w:rsid w:val="00F02473"/>
    <w:rsid w:val="00F03103"/>
    <w:rsid w:val="00F03E6A"/>
    <w:rsid w:val="00F0506C"/>
    <w:rsid w:val="00F06F1F"/>
    <w:rsid w:val="00F10274"/>
    <w:rsid w:val="00F10312"/>
    <w:rsid w:val="00F10F78"/>
    <w:rsid w:val="00F11919"/>
    <w:rsid w:val="00F13209"/>
    <w:rsid w:val="00F1328E"/>
    <w:rsid w:val="00F135C6"/>
    <w:rsid w:val="00F14DD1"/>
    <w:rsid w:val="00F150AC"/>
    <w:rsid w:val="00F15BBA"/>
    <w:rsid w:val="00F15D3F"/>
    <w:rsid w:val="00F1605C"/>
    <w:rsid w:val="00F17475"/>
    <w:rsid w:val="00F20D9B"/>
    <w:rsid w:val="00F21FEC"/>
    <w:rsid w:val="00F2269A"/>
    <w:rsid w:val="00F22BBF"/>
    <w:rsid w:val="00F2310E"/>
    <w:rsid w:val="00F2341F"/>
    <w:rsid w:val="00F23D50"/>
    <w:rsid w:val="00F263BA"/>
    <w:rsid w:val="00F26DED"/>
    <w:rsid w:val="00F271DE"/>
    <w:rsid w:val="00F302BA"/>
    <w:rsid w:val="00F30EE4"/>
    <w:rsid w:val="00F310A2"/>
    <w:rsid w:val="00F33096"/>
    <w:rsid w:val="00F335E4"/>
    <w:rsid w:val="00F33B35"/>
    <w:rsid w:val="00F33B7F"/>
    <w:rsid w:val="00F34BD8"/>
    <w:rsid w:val="00F3583E"/>
    <w:rsid w:val="00F40A83"/>
    <w:rsid w:val="00F40C2E"/>
    <w:rsid w:val="00F42E2E"/>
    <w:rsid w:val="00F4413F"/>
    <w:rsid w:val="00F44490"/>
    <w:rsid w:val="00F45716"/>
    <w:rsid w:val="00F469CC"/>
    <w:rsid w:val="00F46A7E"/>
    <w:rsid w:val="00F4729B"/>
    <w:rsid w:val="00F5082F"/>
    <w:rsid w:val="00F50A4C"/>
    <w:rsid w:val="00F517FA"/>
    <w:rsid w:val="00F52DCF"/>
    <w:rsid w:val="00F57324"/>
    <w:rsid w:val="00F57503"/>
    <w:rsid w:val="00F5752D"/>
    <w:rsid w:val="00F60054"/>
    <w:rsid w:val="00F61E0B"/>
    <w:rsid w:val="00F627DA"/>
    <w:rsid w:val="00F631D5"/>
    <w:rsid w:val="00F6470B"/>
    <w:rsid w:val="00F66D58"/>
    <w:rsid w:val="00F725A7"/>
    <w:rsid w:val="00F7288F"/>
    <w:rsid w:val="00F73AE6"/>
    <w:rsid w:val="00F75B8C"/>
    <w:rsid w:val="00F76A71"/>
    <w:rsid w:val="00F76AE7"/>
    <w:rsid w:val="00F76EED"/>
    <w:rsid w:val="00F7707E"/>
    <w:rsid w:val="00F77531"/>
    <w:rsid w:val="00F77931"/>
    <w:rsid w:val="00F77DCA"/>
    <w:rsid w:val="00F804DB"/>
    <w:rsid w:val="00F82F5F"/>
    <w:rsid w:val="00F845B6"/>
    <w:rsid w:val="00F847A6"/>
    <w:rsid w:val="00F85604"/>
    <w:rsid w:val="00F86CB8"/>
    <w:rsid w:val="00F8794D"/>
    <w:rsid w:val="00F90A33"/>
    <w:rsid w:val="00F910BA"/>
    <w:rsid w:val="00F911E8"/>
    <w:rsid w:val="00F92600"/>
    <w:rsid w:val="00F9441B"/>
    <w:rsid w:val="00F94741"/>
    <w:rsid w:val="00F9548F"/>
    <w:rsid w:val="00F96569"/>
    <w:rsid w:val="00F9765B"/>
    <w:rsid w:val="00FA0B5E"/>
    <w:rsid w:val="00FA0BD9"/>
    <w:rsid w:val="00FA111F"/>
    <w:rsid w:val="00FA21E6"/>
    <w:rsid w:val="00FA2EA5"/>
    <w:rsid w:val="00FA355B"/>
    <w:rsid w:val="00FA46C8"/>
    <w:rsid w:val="00FA4C32"/>
    <w:rsid w:val="00FA4C9D"/>
    <w:rsid w:val="00FA5ED4"/>
    <w:rsid w:val="00FA61B0"/>
    <w:rsid w:val="00FA7E5E"/>
    <w:rsid w:val="00FB0653"/>
    <w:rsid w:val="00FB2332"/>
    <w:rsid w:val="00FB4D46"/>
    <w:rsid w:val="00FB5BFB"/>
    <w:rsid w:val="00FB6E07"/>
    <w:rsid w:val="00FB790F"/>
    <w:rsid w:val="00FC068B"/>
    <w:rsid w:val="00FC06D9"/>
    <w:rsid w:val="00FC2C92"/>
    <w:rsid w:val="00FC2CE2"/>
    <w:rsid w:val="00FC3F1B"/>
    <w:rsid w:val="00FC40E3"/>
    <w:rsid w:val="00FC50D5"/>
    <w:rsid w:val="00FC5D40"/>
    <w:rsid w:val="00FC63B8"/>
    <w:rsid w:val="00FC698E"/>
    <w:rsid w:val="00FC7747"/>
    <w:rsid w:val="00FD01A6"/>
    <w:rsid w:val="00FD0810"/>
    <w:rsid w:val="00FD1058"/>
    <w:rsid w:val="00FD39E2"/>
    <w:rsid w:val="00FD71FD"/>
    <w:rsid w:val="00FE0F53"/>
    <w:rsid w:val="00FE1218"/>
    <w:rsid w:val="00FE19FB"/>
    <w:rsid w:val="00FE1AD1"/>
    <w:rsid w:val="00FE1FA6"/>
    <w:rsid w:val="00FE2726"/>
    <w:rsid w:val="00FE32A0"/>
    <w:rsid w:val="00FE3697"/>
    <w:rsid w:val="00FE4D1F"/>
    <w:rsid w:val="00FE57FC"/>
    <w:rsid w:val="00FE59AF"/>
    <w:rsid w:val="00FE7114"/>
    <w:rsid w:val="00FF07B0"/>
    <w:rsid w:val="00FF0DA7"/>
    <w:rsid w:val="00FF154E"/>
    <w:rsid w:val="00FF1B1F"/>
    <w:rsid w:val="00FF2AED"/>
    <w:rsid w:val="00FF48BB"/>
    <w:rsid w:val="00FF493D"/>
    <w:rsid w:val="00FF4EA5"/>
    <w:rsid w:val="00FF5DCE"/>
    <w:rsid w:val="01250AA6"/>
    <w:rsid w:val="012E0CCD"/>
    <w:rsid w:val="013020EB"/>
    <w:rsid w:val="01463810"/>
    <w:rsid w:val="01834D85"/>
    <w:rsid w:val="018EA3E3"/>
    <w:rsid w:val="01C54358"/>
    <w:rsid w:val="01C56F23"/>
    <w:rsid w:val="01D39AD2"/>
    <w:rsid w:val="01F3FC7F"/>
    <w:rsid w:val="02295F3F"/>
    <w:rsid w:val="022F3FAB"/>
    <w:rsid w:val="0232C10A"/>
    <w:rsid w:val="024A2942"/>
    <w:rsid w:val="0272BF96"/>
    <w:rsid w:val="027F2315"/>
    <w:rsid w:val="029887E0"/>
    <w:rsid w:val="02A54CBE"/>
    <w:rsid w:val="02B3C8FE"/>
    <w:rsid w:val="02BC7147"/>
    <w:rsid w:val="02BCBA74"/>
    <w:rsid w:val="02C0B56D"/>
    <w:rsid w:val="02E2A9FB"/>
    <w:rsid w:val="02E36884"/>
    <w:rsid w:val="02EB3FCC"/>
    <w:rsid w:val="02F3E075"/>
    <w:rsid w:val="0334F24A"/>
    <w:rsid w:val="03525FEC"/>
    <w:rsid w:val="0373BB16"/>
    <w:rsid w:val="0374E2D3"/>
    <w:rsid w:val="03828D48"/>
    <w:rsid w:val="038457CD"/>
    <w:rsid w:val="03AD71B6"/>
    <w:rsid w:val="03D40D92"/>
    <w:rsid w:val="03DB8381"/>
    <w:rsid w:val="03E36F5C"/>
    <w:rsid w:val="03F833D9"/>
    <w:rsid w:val="040FB1B8"/>
    <w:rsid w:val="041EF038"/>
    <w:rsid w:val="0455974E"/>
    <w:rsid w:val="0487E533"/>
    <w:rsid w:val="049C3545"/>
    <w:rsid w:val="049E6D36"/>
    <w:rsid w:val="04CDB759"/>
    <w:rsid w:val="04E45335"/>
    <w:rsid w:val="0500DF2E"/>
    <w:rsid w:val="05159632"/>
    <w:rsid w:val="05232A7B"/>
    <w:rsid w:val="052AA0A3"/>
    <w:rsid w:val="0540B27E"/>
    <w:rsid w:val="054282EA"/>
    <w:rsid w:val="05449352"/>
    <w:rsid w:val="05713570"/>
    <w:rsid w:val="0599302C"/>
    <w:rsid w:val="05A13186"/>
    <w:rsid w:val="05B1429B"/>
    <w:rsid w:val="05C177D9"/>
    <w:rsid w:val="05C53B37"/>
    <w:rsid w:val="05D49B53"/>
    <w:rsid w:val="05D57ADF"/>
    <w:rsid w:val="05E29417"/>
    <w:rsid w:val="05E6C5D6"/>
    <w:rsid w:val="061987A7"/>
    <w:rsid w:val="061A8E61"/>
    <w:rsid w:val="0643B632"/>
    <w:rsid w:val="06467C7A"/>
    <w:rsid w:val="067B9E30"/>
    <w:rsid w:val="0680B16F"/>
    <w:rsid w:val="069103AA"/>
    <w:rsid w:val="06B4E813"/>
    <w:rsid w:val="06C223DE"/>
    <w:rsid w:val="06CF76E8"/>
    <w:rsid w:val="06D5B34C"/>
    <w:rsid w:val="06E65ACA"/>
    <w:rsid w:val="070EDC10"/>
    <w:rsid w:val="073B6FD9"/>
    <w:rsid w:val="0766F63D"/>
    <w:rsid w:val="076FD1C0"/>
    <w:rsid w:val="078D3019"/>
    <w:rsid w:val="07A02122"/>
    <w:rsid w:val="07A3A745"/>
    <w:rsid w:val="07A9680E"/>
    <w:rsid w:val="07BFC9B4"/>
    <w:rsid w:val="07D4B123"/>
    <w:rsid w:val="07D802E0"/>
    <w:rsid w:val="07D99CDE"/>
    <w:rsid w:val="07EDEEC3"/>
    <w:rsid w:val="07F26D07"/>
    <w:rsid w:val="07FF8F62"/>
    <w:rsid w:val="08197CB4"/>
    <w:rsid w:val="0856E44C"/>
    <w:rsid w:val="087127C9"/>
    <w:rsid w:val="0874A030"/>
    <w:rsid w:val="0892570B"/>
    <w:rsid w:val="089FF3ED"/>
    <w:rsid w:val="08A32036"/>
    <w:rsid w:val="08B2D889"/>
    <w:rsid w:val="08B78A9C"/>
    <w:rsid w:val="08F4154B"/>
    <w:rsid w:val="090D519C"/>
    <w:rsid w:val="09234AC8"/>
    <w:rsid w:val="0937A1E0"/>
    <w:rsid w:val="0937FBA2"/>
    <w:rsid w:val="094FB597"/>
    <w:rsid w:val="0981B1C0"/>
    <w:rsid w:val="099F4BA3"/>
    <w:rsid w:val="09CA17E1"/>
    <w:rsid w:val="09D6483B"/>
    <w:rsid w:val="09E9CC03"/>
    <w:rsid w:val="0A25D398"/>
    <w:rsid w:val="0A42A2C2"/>
    <w:rsid w:val="0A4D6B6C"/>
    <w:rsid w:val="0A652FC3"/>
    <w:rsid w:val="0A66B79A"/>
    <w:rsid w:val="0A796B06"/>
    <w:rsid w:val="0A95B9A0"/>
    <w:rsid w:val="0A9E1C17"/>
    <w:rsid w:val="0AA1641E"/>
    <w:rsid w:val="0AC2B6CD"/>
    <w:rsid w:val="0AE47F62"/>
    <w:rsid w:val="0AEF2E74"/>
    <w:rsid w:val="0AF1E2B8"/>
    <w:rsid w:val="0B222DD5"/>
    <w:rsid w:val="0B3E4795"/>
    <w:rsid w:val="0B451C69"/>
    <w:rsid w:val="0B4D8FC9"/>
    <w:rsid w:val="0B6E0452"/>
    <w:rsid w:val="0B6EDF79"/>
    <w:rsid w:val="0B7A5D34"/>
    <w:rsid w:val="0B7F3026"/>
    <w:rsid w:val="0B973147"/>
    <w:rsid w:val="0BA4EAE4"/>
    <w:rsid w:val="0BA8666C"/>
    <w:rsid w:val="0BBD7ADD"/>
    <w:rsid w:val="0BC294FA"/>
    <w:rsid w:val="0BD85EF8"/>
    <w:rsid w:val="0BDF3D6C"/>
    <w:rsid w:val="0BEAA0E5"/>
    <w:rsid w:val="0BF1ED1B"/>
    <w:rsid w:val="0C29E094"/>
    <w:rsid w:val="0C383772"/>
    <w:rsid w:val="0C3FA556"/>
    <w:rsid w:val="0C408E7E"/>
    <w:rsid w:val="0C488D01"/>
    <w:rsid w:val="0C56075A"/>
    <w:rsid w:val="0C7728B2"/>
    <w:rsid w:val="0CAC5BD1"/>
    <w:rsid w:val="0CB54762"/>
    <w:rsid w:val="0CD1136C"/>
    <w:rsid w:val="0CD4C8B3"/>
    <w:rsid w:val="0CDBBA29"/>
    <w:rsid w:val="0CF152C0"/>
    <w:rsid w:val="0D103BAA"/>
    <w:rsid w:val="0D1AE7D4"/>
    <w:rsid w:val="0D1C8564"/>
    <w:rsid w:val="0D2BCC73"/>
    <w:rsid w:val="0D36B797"/>
    <w:rsid w:val="0D414822"/>
    <w:rsid w:val="0D505837"/>
    <w:rsid w:val="0D55DEE1"/>
    <w:rsid w:val="0D5F0DA6"/>
    <w:rsid w:val="0D730929"/>
    <w:rsid w:val="0D74F854"/>
    <w:rsid w:val="0D7DC5A9"/>
    <w:rsid w:val="0D7EA535"/>
    <w:rsid w:val="0DD889FB"/>
    <w:rsid w:val="0DE140CF"/>
    <w:rsid w:val="0DF7F441"/>
    <w:rsid w:val="0DFF2616"/>
    <w:rsid w:val="0E12DC83"/>
    <w:rsid w:val="0E1DF80D"/>
    <w:rsid w:val="0E3191BB"/>
    <w:rsid w:val="0E347E38"/>
    <w:rsid w:val="0E4EB7F7"/>
    <w:rsid w:val="0E625B46"/>
    <w:rsid w:val="0EABDFB1"/>
    <w:rsid w:val="0EBC5DAA"/>
    <w:rsid w:val="0ED08865"/>
    <w:rsid w:val="0EE4C922"/>
    <w:rsid w:val="0EEB48B9"/>
    <w:rsid w:val="0EFDB10B"/>
    <w:rsid w:val="0EFE0532"/>
    <w:rsid w:val="0F05CA82"/>
    <w:rsid w:val="0F1A3E2D"/>
    <w:rsid w:val="0F367EA1"/>
    <w:rsid w:val="0F36EC4C"/>
    <w:rsid w:val="0F3E5633"/>
    <w:rsid w:val="0F6058A6"/>
    <w:rsid w:val="0F768F23"/>
    <w:rsid w:val="0F7A3C5A"/>
    <w:rsid w:val="0F8881D9"/>
    <w:rsid w:val="0FB91F75"/>
    <w:rsid w:val="0FF757CE"/>
    <w:rsid w:val="1025D6EC"/>
    <w:rsid w:val="102B814A"/>
    <w:rsid w:val="1031AA56"/>
    <w:rsid w:val="103C3892"/>
    <w:rsid w:val="10446524"/>
    <w:rsid w:val="106FD804"/>
    <w:rsid w:val="10788ED8"/>
    <w:rsid w:val="10798AF7"/>
    <w:rsid w:val="108C63FD"/>
    <w:rsid w:val="109A5E78"/>
    <w:rsid w:val="10C06829"/>
    <w:rsid w:val="10F10F0E"/>
    <w:rsid w:val="110AAA87"/>
    <w:rsid w:val="11157F2F"/>
    <w:rsid w:val="1137FE3B"/>
    <w:rsid w:val="114D3DDE"/>
    <w:rsid w:val="11557404"/>
    <w:rsid w:val="1162046E"/>
    <w:rsid w:val="116CA328"/>
    <w:rsid w:val="11737B3D"/>
    <w:rsid w:val="1175F2C3"/>
    <w:rsid w:val="11D3E887"/>
    <w:rsid w:val="11D70FB5"/>
    <w:rsid w:val="120E054A"/>
    <w:rsid w:val="121F74B5"/>
    <w:rsid w:val="1220F4A6"/>
    <w:rsid w:val="12414971"/>
    <w:rsid w:val="124686BF"/>
    <w:rsid w:val="12673700"/>
    <w:rsid w:val="12685B55"/>
    <w:rsid w:val="1276095C"/>
    <w:rsid w:val="127ED14C"/>
    <w:rsid w:val="128E2E3A"/>
    <w:rsid w:val="12912392"/>
    <w:rsid w:val="12945409"/>
    <w:rsid w:val="12A41E96"/>
    <w:rsid w:val="12D482BA"/>
    <w:rsid w:val="12DBC4DF"/>
    <w:rsid w:val="12E96A29"/>
    <w:rsid w:val="12FC218C"/>
    <w:rsid w:val="130DDBAE"/>
    <w:rsid w:val="131A2EBA"/>
    <w:rsid w:val="132E4AED"/>
    <w:rsid w:val="13347668"/>
    <w:rsid w:val="133DE248"/>
    <w:rsid w:val="1346FDF4"/>
    <w:rsid w:val="136B9D52"/>
    <w:rsid w:val="13961153"/>
    <w:rsid w:val="139D3906"/>
    <w:rsid w:val="13CB4C3F"/>
    <w:rsid w:val="13E32169"/>
    <w:rsid w:val="1401EEAF"/>
    <w:rsid w:val="14155DA5"/>
    <w:rsid w:val="142609EC"/>
    <w:rsid w:val="1441CC97"/>
    <w:rsid w:val="1478F95A"/>
    <w:rsid w:val="147BD51A"/>
    <w:rsid w:val="14AD65A1"/>
    <w:rsid w:val="14CBF7E1"/>
    <w:rsid w:val="14DDDF73"/>
    <w:rsid w:val="14E50DD1"/>
    <w:rsid w:val="14FF8128"/>
    <w:rsid w:val="1501F44B"/>
    <w:rsid w:val="1507DC12"/>
    <w:rsid w:val="1520913B"/>
    <w:rsid w:val="153293FA"/>
    <w:rsid w:val="153646E0"/>
    <w:rsid w:val="153853FA"/>
    <w:rsid w:val="153BC143"/>
    <w:rsid w:val="154D6A79"/>
    <w:rsid w:val="1559D000"/>
    <w:rsid w:val="15610320"/>
    <w:rsid w:val="156296B1"/>
    <w:rsid w:val="1585CD03"/>
    <w:rsid w:val="158A6B25"/>
    <w:rsid w:val="15A77B4C"/>
    <w:rsid w:val="15BCF84D"/>
    <w:rsid w:val="15C69515"/>
    <w:rsid w:val="15D3AF80"/>
    <w:rsid w:val="15F788F1"/>
    <w:rsid w:val="15FC2CC5"/>
    <w:rsid w:val="15FE5EB1"/>
    <w:rsid w:val="162DCFED"/>
    <w:rsid w:val="1651CF7C"/>
    <w:rsid w:val="165DAFAD"/>
    <w:rsid w:val="16656A62"/>
    <w:rsid w:val="169B728C"/>
    <w:rsid w:val="16AF0A1B"/>
    <w:rsid w:val="16D4BAEF"/>
    <w:rsid w:val="16DE0883"/>
    <w:rsid w:val="16FF76F9"/>
    <w:rsid w:val="17004F46"/>
    <w:rsid w:val="1702ED01"/>
    <w:rsid w:val="17136C1D"/>
    <w:rsid w:val="1738816C"/>
    <w:rsid w:val="1778172E"/>
    <w:rsid w:val="17AC49DF"/>
    <w:rsid w:val="17C0AA25"/>
    <w:rsid w:val="17C35C76"/>
    <w:rsid w:val="17CA5659"/>
    <w:rsid w:val="17CF92AF"/>
    <w:rsid w:val="17FE5CA5"/>
    <w:rsid w:val="1800E651"/>
    <w:rsid w:val="180914FF"/>
    <w:rsid w:val="181039B8"/>
    <w:rsid w:val="182DD39E"/>
    <w:rsid w:val="1839999A"/>
    <w:rsid w:val="18509DCC"/>
    <w:rsid w:val="1873EDE7"/>
    <w:rsid w:val="1884586E"/>
    <w:rsid w:val="18857C68"/>
    <w:rsid w:val="188D7486"/>
    <w:rsid w:val="18C4995A"/>
    <w:rsid w:val="18E3ECBB"/>
    <w:rsid w:val="18ED266E"/>
    <w:rsid w:val="18EE3F20"/>
    <w:rsid w:val="19048452"/>
    <w:rsid w:val="19165868"/>
    <w:rsid w:val="19322F55"/>
    <w:rsid w:val="194A5003"/>
    <w:rsid w:val="195E2AD4"/>
    <w:rsid w:val="19651D4D"/>
    <w:rsid w:val="1983597E"/>
    <w:rsid w:val="199F9AD7"/>
    <w:rsid w:val="19A10733"/>
    <w:rsid w:val="19AA7506"/>
    <w:rsid w:val="19B3FC6F"/>
    <w:rsid w:val="19BD6230"/>
    <w:rsid w:val="19D2E6B5"/>
    <w:rsid w:val="1A1D948B"/>
    <w:rsid w:val="1A1DEFB7"/>
    <w:rsid w:val="1A239738"/>
    <w:rsid w:val="1A29CAC1"/>
    <w:rsid w:val="1A2DBE10"/>
    <w:rsid w:val="1A45E2D8"/>
    <w:rsid w:val="1A522F58"/>
    <w:rsid w:val="1A536F62"/>
    <w:rsid w:val="1A742490"/>
    <w:rsid w:val="1A817459"/>
    <w:rsid w:val="1A9C8414"/>
    <w:rsid w:val="1AA56D85"/>
    <w:rsid w:val="1AC4B16A"/>
    <w:rsid w:val="1AD37421"/>
    <w:rsid w:val="1AE3A5DE"/>
    <w:rsid w:val="1AE3D2FA"/>
    <w:rsid w:val="1AE9E4CC"/>
    <w:rsid w:val="1B02E305"/>
    <w:rsid w:val="1B0668EC"/>
    <w:rsid w:val="1B128E0E"/>
    <w:rsid w:val="1B2EDC58"/>
    <w:rsid w:val="1B4E9501"/>
    <w:rsid w:val="1B5DF727"/>
    <w:rsid w:val="1B64FC6F"/>
    <w:rsid w:val="1B669006"/>
    <w:rsid w:val="1B7F86E1"/>
    <w:rsid w:val="1B80F367"/>
    <w:rsid w:val="1B83AB92"/>
    <w:rsid w:val="1B962DFA"/>
    <w:rsid w:val="1BABEB9C"/>
    <w:rsid w:val="1BABF44B"/>
    <w:rsid w:val="1BD81FD0"/>
    <w:rsid w:val="1BE80C30"/>
    <w:rsid w:val="1BEB9AA3"/>
    <w:rsid w:val="1C072AB5"/>
    <w:rsid w:val="1C3C625E"/>
    <w:rsid w:val="1C43044E"/>
    <w:rsid w:val="1C6D6B0F"/>
    <w:rsid w:val="1C759616"/>
    <w:rsid w:val="1C77BD38"/>
    <w:rsid w:val="1C89DB75"/>
    <w:rsid w:val="1C9511CC"/>
    <w:rsid w:val="1C96C761"/>
    <w:rsid w:val="1C9B9597"/>
    <w:rsid w:val="1CA52C40"/>
    <w:rsid w:val="1CCCE05E"/>
    <w:rsid w:val="1CE8E86E"/>
    <w:rsid w:val="1D2AEDE2"/>
    <w:rsid w:val="1D852B08"/>
    <w:rsid w:val="1DB8F3F1"/>
    <w:rsid w:val="1DC40571"/>
    <w:rsid w:val="1DDD0A97"/>
    <w:rsid w:val="1DE04BFA"/>
    <w:rsid w:val="1DE8D8DF"/>
    <w:rsid w:val="1DF7ACAD"/>
    <w:rsid w:val="1E0CD454"/>
    <w:rsid w:val="1E1BF873"/>
    <w:rsid w:val="1E280EC6"/>
    <w:rsid w:val="1E2ED6A5"/>
    <w:rsid w:val="1E3E66FF"/>
    <w:rsid w:val="1E4303F3"/>
    <w:rsid w:val="1E57EB62"/>
    <w:rsid w:val="1E6ABB3F"/>
    <w:rsid w:val="1E75612B"/>
    <w:rsid w:val="1E76963D"/>
    <w:rsid w:val="1E7B1002"/>
    <w:rsid w:val="1E932F5E"/>
    <w:rsid w:val="1E942B7D"/>
    <w:rsid w:val="1EB94D36"/>
    <w:rsid w:val="1EBC79E0"/>
    <w:rsid w:val="1EBC9673"/>
    <w:rsid w:val="1ECE2B56"/>
    <w:rsid w:val="1EDA1E8B"/>
    <w:rsid w:val="1EDED199"/>
    <w:rsid w:val="1EF7825D"/>
    <w:rsid w:val="1F219006"/>
    <w:rsid w:val="1F322EE3"/>
    <w:rsid w:val="1F4805ED"/>
    <w:rsid w:val="1F706FE8"/>
    <w:rsid w:val="1F7E2833"/>
    <w:rsid w:val="1F9891CF"/>
    <w:rsid w:val="1FA9552A"/>
    <w:rsid w:val="1FC80CB8"/>
    <w:rsid w:val="1FDAAB52"/>
    <w:rsid w:val="1FF389ED"/>
    <w:rsid w:val="2011E2C6"/>
    <w:rsid w:val="2014D0AB"/>
    <w:rsid w:val="2026D093"/>
    <w:rsid w:val="203A791A"/>
    <w:rsid w:val="209ADE45"/>
    <w:rsid w:val="20B9A49C"/>
    <w:rsid w:val="20C061B1"/>
    <w:rsid w:val="20D5D643"/>
    <w:rsid w:val="20FED4A8"/>
    <w:rsid w:val="210F047C"/>
    <w:rsid w:val="2114D644"/>
    <w:rsid w:val="2135164E"/>
    <w:rsid w:val="215C8FBA"/>
    <w:rsid w:val="2160A3F6"/>
    <w:rsid w:val="21639479"/>
    <w:rsid w:val="21666386"/>
    <w:rsid w:val="21C1995D"/>
    <w:rsid w:val="21E41804"/>
    <w:rsid w:val="21F0308B"/>
    <w:rsid w:val="22263790"/>
    <w:rsid w:val="2240FACB"/>
    <w:rsid w:val="22573866"/>
    <w:rsid w:val="2278F3D9"/>
    <w:rsid w:val="227C79DE"/>
    <w:rsid w:val="228CD034"/>
    <w:rsid w:val="229CDD67"/>
    <w:rsid w:val="22C9EFDB"/>
    <w:rsid w:val="22E4F642"/>
    <w:rsid w:val="22E69867"/>
    <w:rsid w:val="2307A2B4"/>
    <w:rsid w:val="2308C86F"/>
    <w:rsid w:val="2324F2BE"/>
    <w:rsid w:val="233DC649"/>
    <w:rsid w:val="23583D74"/>
    <w:rsid w:val="236094EF"/>
    <w:rsid w:val="23642D6E"/>
    <w:rsid w:val="2382EE23"/>
    <w:rsid w:val="2383AEBF"/>
    <w:rsid w:val="23878393"/>
    <w:rsid w:val="23ABA732"/>
    <w:rsid w:val="23C2D23A"/>
    <w:rsid w:val="23C7001F"/>
    <w:rsid w:val="23DA6605"/>
    <w:rsid w:val="24005BFD"/>
    <w:rsid w:val="2409D739"/>
    <w:rsid w:val="24249BD4"/>
    <w:rsid w:val="242728A9"/>
    <w:rsid w:val="242C5689"/>
    <w:rsid w:val="243C43E4"/>
    <w:rsid w:val="245875E1"/>
    <w:rsid w:val="24977546"/>
    <w:rsid w:val="24DE7E08"/>
    <w:rsid w:val="24F5BC8E"/>
    <w:rsid w:val="25174100"/>
    <w:rsid w:val="2538D53D"/>
    <w:rsid w:val="25C20C7F"/>
    <w:rsid w:val="25C4D59D"/>
    <w:rsid w:val="25D5CCA3"/>
    <w:rsid w:val="25DA3E1F"/>
    <w:rsid w:val="2612CB74"/>
    <w:rsid w:val="262D5603"/>
    <w:rsid w:val="2636866A"/>
    <w:rsid w:val="26586AD8"/>
    <w:rsid w:val="265FBB34"/>
    <w:rsid w:val="267E0D95"/>
    <w:rsid w:val="269A3D3A"/>
    <w:rsid w:val="26A03060"/>
    <w:rsid w:val="26B4E495"/>
    <w:rsid w:val="26B9127A"/>
    <w:rsid w:val="26D4A34F"/>
    <w:rsid w:val="26FE0969"/>
    <w:rsid w:val="27103B4F"/>
    <w:rsid w:val="27386A25"/>
    <w:rsid w:val="274EEC1C"/>
    <w:rsid w:val="2753BADD"/>
    <w:rsid w:val="277C555F"/>
    <w:rsid w:val="277CE52A"/>
    <w:rsid w:val="277DB89C"/>
    <w:rsid w:val="277DDFAD"/>
    <w:rsid w:val="27A00D44"/>
    <w:rsid w:val="27AAE397"/>
    <w:rsid w:val="27AAE678"/>
    <w:rsid w:val="27B5171A"/>
    <w:rsid w:val="27C82AC5"/>
    <w:rsid w:val="27F1724D"/>
    <w:rsid w:val="27F44418"/>
    <w:rsid w:val="283F056F"/>
    <w:rsid w:val="2846AE59"/>
    <w:rsid w:val="284877A5"/>
    <w:rsid w:val="286FF8CB"/>
    <w:rsid w:val="289AE17C"/>
    <w:rsid w:val="28A5651D"/>
    <w:rsid w:val="28A5FC95"/>
    <w:rsid w:val="28B19F5E"/>
    <w:rsid w:val="28B6E7F8"/>
    <w:rsid w:val="28BF4420"/>
    <w:rsid w:val="28C096AE"/>
    <w:rsid w:val="28C34B77"/>
    <w:rsid w:val="28C75EE7"/>
    <w:rsid w:val="28C7DEFE"/>
    <w:rsid w:val="28CD86E3"/>
    <w:rsid w:val="28E97520"/>
    <w:rsid w:val="2906B818"/>
    <w:rsid w:val="292790E6"/>
    <w:rsid w:val="293D647A"/>
    <w:rsid w:val="2956DD7D"/>
    <w:rsid w:val="296CA468"/>
    <w:rsid w:val="2972A597"/>
    <w:rsid w:val="299943BB"/>
    <w:rsid w:val="299F1E46"/>
    <w:rsid w:val="29B1852C"/>
    <w:rsid w:val="29C9B16A"/>
    <w:rsid w:val="29C9D052"/>
    <w:rsid w:val="29CDF0B5"/>
    <w:rsid w:val="2A76B2CD"/>
    <w:rsid w:val="2A87B9E2"/>
    <w:rsid w:val="2A94C782"/>
    <w:rsid w:val="2AAD4AD5"/>
    <w:rsid w:val="2AAE8F08"/>
    <w:rsid w:val="2AB3AA2A"/>
    <w:rsid w:val="2AB90C44"/>
    <w:rsid w:val="2ADB603C"/>
    <w:rsid w:val="2AF9B37D"/>
    <w:rsid w:val="2B00DED8"/>
    <w:rsid w:val="2B044456"/>
    <w:rsid w:val="2B093F12"/>
    <w:rsid w:val="2B1068C7"/>
    <w:rsid w:val="2B1C0DBB"/>
    <w:rsid w:val="2B26C72A"/>
    <w:rsid w:val="2B3D189A"/>
    <w:rsid w:val="2B44830E"/>
    <w:rsid w:val="2B457F2D"/>
    <w:rsid w:val="2B4D360B"/>
    <w:rsid w:val="2B51A266"/>
    <w:rsid w:val="2B5CFFAE"/>
    <w:rsid w:val="2B6A6AE5"/>
    <w:rsid w:val="2B791606"/>
    <w:rsid w:val="2B7E4969"/>
    <w:rsid w:val="2B80CDD4"/>
    <w:rsid w:val="2B887433"/>
    <w:rsid w:val="2B8B723B"/>
    <w:rsid w:val="2B8EEDC3"/>
    <w:rsid w:val="2B8F4BAC"/>
    <w:rsid w:val="2B911E84"/>
    <w:rsid w:val="2B9E4B41"/>
    <w:rsid w:val="2B9EEEAD"/>
    <w:rsid w:val="2BA8FA53"/>
    <w:rsid w:val="2BB1F889"/>
    <w:rsid w:val="2BC5C4C3"/>
    <w:rsid w:val="2BDC839A"/>
    <w:rsid w:val="2BDEF6BD"/>
    <w:rsid w:val="2C0DA564"/>
    <w:rsid w:val="2C18C3B5"/>
    <w:rsid w:val="2C23C51F"/>
    <w:rsid w:val="2C25F910"/>
    <w:rsid w:val="2C56CC40"/>
    <w:rsid w:val="2C56EAB5"/>
    <w:rsid w:val="2C5782B3"/>
    <w:rsid w:val="2C5CBE85"/>
    <w:rsid w:val="2C66DB2C"/>
    <w:rsid w:val="2C703938"/>
    <w:rsid w:val="2C760CE7"/>
    <w:rsid w:val="2C7AA0E9"/>
    <w:rsid w:val="2C7B2119"/>
    <w:rsid w:val="2C80D7FD"/>
    <w:rsid w:val="2C8E6AFB"/>
    <w:rsid w:val="2CBB637B"/>
    <w:rsid w:val="2CCB093F"/>
    <w:rsid w:val="2D56C539"/>
    <w:rsid w:val="2D620463"/>
    <w:rsid w:val="2D9A21E4"/>
    <w:rsid w:val="2DA89981"/>
    <w:rsid w:val="2DB3B49A"/>
    <w:rsid w:val="2DB3F203"/>
    <w:rsid w:val="2DBF1152"/>
    <w:rsid w:val="2E0698D5"/>
    <w:rsid w:val="2E0A8036"/>
    <w:rsid w:val="2E1912A4"/>
    <w:rsid w:val="2E369569"/>
    <w:rsid w:val="2E3716F9"/>
    <w:rsid w:val="2E541D81"/>
    <w:rsid w:val="2E9624B3"/>
    <w:rsid w:val="2E973270"/>
    <w:rsid w:val="2ED3F1FD"/>
    <w:rsid w:val="2EDC202D"/>
    <w:rsid w:val="2EF3B292"/>
    <w:rsid w:val="2F0E2574"/>
    <w:rsid w:val="2F319FBC"/>
    <w:rsid w:val="2F321A7F"/>
    <w:rsid w:val="2FAF6DE7"/>
    <w:rsid w:val="2FBF51ED"/>
    <w:rsid w:val="2FC6652A"/>
    <w:rsid w:val="2FFA3757"/>
    <w:rsid w:val="300D6CE0"/>
    <w:rsid w:val="3011686C"/>
    <w:rsid w:val="30197D89"/>
    <w:rsid w:val="3022F0C4"/>
    <w:rsid w:val="30335BE0"/>
    <w:rsid w:val="304AA894"/>
    <w:rsid w:val="306830D7"/>
    <w:rsid w:val="307DE27A"/>
    <w:rsid w:val="309DF6CD"/>
    <w:rsid w:val="30A534D8"/>
    <w:rsid w:val="30BFEC99"/>
    <w:rsid w:val="30C24D84"/>
    <w:rsid w:val="30C6D5BF"/>
    <w:rsid w:val="30CFDBB0"/>
    <w:rsid w:val="30EAC0C8"/>
    <w:rsid w:val="30FCF023"/>
    <w:rsid w:val="31115E3C"/>
    <w:rsid w:val="311B4400"/>
    <w:rsid w:val="311EF394"/>
    <w:rsid w:val="313700A7"/>
    <w:rsid w:val="313E50E3"/>
    <w:rsid w:val="313E8D13"/>
    <w:rsid w:val="3156B856"/>
    <w:rsid w:val="316B7D08"/>
    <w:rsid w:val="31CD78D1"/>
    <w:rsid w:val="31D3EEFD"/>
    <w:rsid w:val="31E81727"/>
    <w:rsid w:val="31E932CD"/>
    <w:rsid w:val="326D7C6F"/>
    <w:rsid w:val="327DF4E1"/>
    <w:rsid w:val="32A5690D"/>
    <w:rsid w:val="32A9F8E3"/>
    <w:rsid w:val="32CD49C4"/>
    <w:rsid w:val="32E27CD0"/>
    <w:rsid w:val="332006C0"/>
    <w:rsid w:val="3321B958"/>
    <w:rsid w:val="333720B1"/>
    <w:rsid w:val="335EBD6D"/>
    <w:rsid w:val="336F68F0"/>
    <w:rsid w:val="3384976D"/>
    <w:rsid w:val="339A4C85"/>
    <w:rsid w:val="33A37F17"/>
    <w:rsid w:val="33AED0EC"/>
    <w:rsid w:val="33B95E72"/>
    <w:rsid w:val="33C6C209"/>
    <w:rsid w:val="33C8B74C"/>
    <w:rsid w:val="341ABA1F"/>
    <w:rsid w:val="34366037"/>
    <w:rsid w:val="344233A1"/>
    <w:rsid w:val="34432515"/>
    <w:rsid w:val="344CC1DD"/>
    <w:rsid w:val="3461A94C"/>
    <w:rsid w:val="34659028"/>
    <w:rsid w:val="34735F08"/>
    <w:rsid w:val="347E5D7B"/>
    <w:rsid w:val="34C0547A"/>
    <w:rsid w:val="34C5583E"/>
    <w:rsid w:val="34EF12B2"/>
    <w:rsid w:val="35019859"/>
    <w:rsid w:val="351D0595"/>
    <w:rsid w:val="35601B51"/>
    <w:rsid w:val="357551A8"/>
    <w:rsid w:val="358AAD60"/>
    <w:rsid w:val="358EF579"/>
    <w:rsid w:val="35989CC6"/>
    <w:rsid w:val="35BB6446"/>
    <w:rsid w:val="35BCC88F"/>
    <w:rsid w:val="35C96061"/>
    <w:rsid w:val="35CBFB91"/>
    <w:rsid w:val="35DFB274"/>
    <w:rsid w:val="35E33999"/>
    <w:rsid w:val="35E85C2F"/>
    <w:rsid w:val="35F052E8"/>
    <w:rsid w:val="360BA394"/>
    <w:rsid w:val="3613632A"/>
    <w:rsid w:val="3615A95F"/>
    <w:rsid w:val="363060E1"/>
    <w:rsid w:val="363987F2"/>
    <w:rsid w:val="3644BD34"/>
    <w:rsid w:val="366FE903"/>
    <w:rsid w:val="3677C04B"/>
    <w:rsid w:val="368DAE30"/>
    <w:rsid w:val="36BDB359"/>
    <w:rsid w:val="36C005A3"/>
    <w:rsid w:val="36CBCD37"/>
    <w:rsid w:val="36F0BFF3"/>
    <w:rsid w:val="36F9F374"/>
    <w:rsid w:val="36FB7510"/>
    <w:rsid w:val="3735C05A"/>
    <w:rsid w:val="37599DA5"/>
    <w:rsid w:val="3763A34A"/>
    <w:rsid w:val="37736FC9"/>
    <w:rsid w:val="377C269D"/>
    <w:rsid w:val="37804233"/>
    <w:rsid w:val="37954D3E"/>
    <w:rsid w:val="37A9DF74"/>
    <w:rsid w:val="37E37231"/>
    <w:rsid w:val="37EDA31D"/>
    <w:rsid w:val="38461971"/>
    <w:rsid w:val="38505DA4"/>
    <w:rsid w:val="3851972F"/>
    <w:rsid w:val="3870251E"/>
    <w:rsid w:val="38881E8B"/>
    <w:rsid w:val="38A94558"/>
    <w:rsid w:val="38BD4C7C"/>
    <w:rsid w:val="38C939D2"/>
    <w:rsid w:val="38CC5644"/>
    <w:rsid w:val="38CD0127"/>
    <w:rsid w:val="38D3ADC5"/>
    <w:rsid w:val="38D44E86"/>
    <w:rsid w:val="38E534E2"/>
    <w:rsid w:val="390F0E54"/>
    <w:rsid w:val="392D928B"/>
    <w:rsid w:val="395784A5"/>
    <w:rsid w:val="395DACA0"/>
    <w:rsid w:val="3963940D"/>
    <w:rsid w:val="3969D2A6"/>
    <w:rsid w:val="3972734F"/>
    <w:rsid w:val="3981886F"/>
    <w:rsid w:val="39873002"/>
    <w:rsid w:val="398F35F5"/>
    <w:rsid w:val="3991417D"/>
    <w:rsid w:val="39A0FAAF"/>
    <w:rsid w:val="39A2E4CD"/>
    <w:rsid w:val="39FBED72"/>
    <w:rsid w:val="3A010ADF"/>
    <w:rsid w:val="3A286571"/>
    <w:rsid w:val="3A629AD3"/>
    <w:rsid w:val="3A658224"/>
    <w:rsid w:val="3A889F7D"/>
    <w:rsid w:val="3ABF0A0F"/>
    <w:rsid w:val="3AC18ECE"/>
    <w:rsid w:val="3ACA2D35"/>
    <w:rsid w:val="3AF042A6"/>
    <w:rsid w:val="3AF0DA80"/>
    <w:rsid w:val="3AFF646E"/>
    <w:rsid w:val="3B0125BE"/>
    <w:rsid w:val="3B0DCFF5"/>
    <w:rsid w:val="3B138CA7"/>
    <w:rsid w:val="3B4F6CE5"/>
    <w:rsid w:val="3B97A8E1"/>
    <w:rsid w:val="3BB0EF43"/>
    <w:rsid w:val="3BBDFAD3"/>
    <w:rsid w:val="3BDF8A8D"/>
    <w:rsid w:val="3C0120AF"/>
    <w:rsid w:val="3C36C1BB"/>
    <w:rsid w:val="3C3F3C75"/>
    <w:rsid w:val="3C5C2593"/>
    <w:rsid w:val="3C727EA9"/>
    <w:rsid w:val="3C7A9CAE"/>
    <w:rsid w:val="3C844FF7"/>
    <w:rsid w:val="3CBA912A"/>
    <w:rsid w:val="3CF1DB00"/>
    <w:rsid w:val="3CF7176E"/>
    <w:rsid w:val="3CFABC0F"/>
    <w:rsid w:val="3D01D88E"/>
    <w:rsid w:val="3D048AE2"/>
    <w:rsid w:val="3D28F8CB"/>
    <w:rsid w:val="3D2A6B9F"/>
    <w:rsid w:val="3D493BB6"/>
    <w:rsid w:val="3D53CC22"/>
    <w:rsid w:val="3D92935B"/>
    <w:rsid w:val="3D9B3F64"/>
    <w:rsid w:val="3D9C4EFD"/>
    <w:rsid w:val="3D9DC416"/>
    <w:rsid w:val="3DBC3F90"/>
    <w:rsid w:val="3DDA7FF6"/>
    <w:rsid w:val="3DE3460E"/>
    <w:rsid w:val="3DF7838C"/>
    <w:rsid w:val="3E1BE9DA"/>
    <w:rsid w:val="3E279DA1"/>
    <w:rsid w:val="3E379D18"/>
    <w:rsid w:val="3E3E72B9"/>
    <w:rsid w:val="3E3F29B8"/>
    <w:rsid w:val="3E5870BC"/>
    <w:rsid w:val="3E5FA173"/>
    <w:rsid w:val="3E6A93A3"/>
    <w:rsid w:val="3EB44FEF"/>
    <w:rsid w:val="3EB713F2"/>
    <w:rsid w:val="3EB7EF0E"/>
    <w:rsid w:val="3EBF6C57"/>
    <w:rsid w:val="3EC9A4CA"/>
    <w:rsid w:val="3ED52011"/>
    <w:rsid w:val="3F29D2AC"/>
    <w:rsid w:val="3F2D7667"/>
    <w:rsid w:val="3F314ED0"/>
    <w:rsid w:val="3F3A2237"/>
    <w:rsid w:val="3F5F5A69"/>
    <w:rsid w:val="3F67D807"/>
    <w:rsid w:val="3F77075C"/>
    <w:rsid w:val="3F77E765"/>
    <w:rsid w:val="3F8E7865"/>
    <w:rsid w:val="3F93C7FF"/>
    <w:rsid w:val="3FAAB3F1"/>
    <w:rsid w:val="3FCAFE53"/>
    <w:rsid w:val="3FD31E0C"/>
    <w:rsid w:val="3FDF3B6D"/>
    <w:rsid w:val="3FE606EA"/>
    <w:rsid w:val="3FE727D3"/>
    <w:rsid w:val="3FEC5A2C"/>
    <w:rsid w:val="3FEFDEA7"/>
    <w:rsid w:val="3FF8957B"/>
    <w:rsid w:val="3FFDAEAC"/>
    <w:rsid w:val="40082D2D"/>
    <w:rsid w:val="4016983F"/>
    <w:rsid w:val="401CD18E"/>
    <w:rsid w:val="4031873D"/>
    <w:rsid w:val="40368A03"/>
    <w:rsid w:val="40538D99"/>
    <w:rsid w:val="40693F84"/>
    <w:rsid w:val="4081C083"/>
    <w:rsid w:val="40847777"/>
    <w:rsid w:val="408DCA73"/>
    <w:rsid w:val="4091E66F"/>
    <w:rsid w:val="409C31E6"/>
    <w:rsid w:val="40DF73B5"/>
    <w:rsid w:val="40EA6665"/>
    <w:rsid w:val="40FE06FD"/>
    <w:rsid w:val="410B25B4"/>
    <w:rsid w:val="410E7253"/>
    <w:rsid w:val="41308514"/>
    <w:rsid w:val="41323981"/>
    <w:rsid w:val="414ECCDA"/>
    <w:rsid w:val="418F3026"/>
    <w:rsid w:val="4190E799"/>
    <w:rsid w:val="4191FBED"/>
    <w:rsid w:val="41A4E96F"/>
    <w:rsid w:val="41CA8609"/>
    <w:rsid w:val="41CDDB76"/>
    <w:rsid w:val="41D25915"/>
    <w:rsid w:val="41DC805D"/>
    <w:rsid w:val="41E1D8D4"/>
    <w:rsid w:val="41E593F0"/>
    <w:rsid w:val="41E64184"/>
    <w:rsid w:val="420DB05B"/>
    <w:rsid w:val="420EAC7A"/>
    <w:rsid w:val="4214555F"/>
    <w:rsid w:val="421C690E"/>
    <w:rsid w:val="4235439A"/>
    <w:rsid w:val="42534ED9"/>
    <w:rsid w:val="4256E2C1"/>
    <w:rsid w:val="425DD046"/>
    <w:rsid w:val="426542E4"/>
    <w:rsid w:val="4290DFA3"/>
    <w:rsid w:val="4293C3B3"/>
    <w:rsid w:val="42A3B8A9"/>
    <w:rsid w:val="42CD2766"/>
    <w:rsid w:val="42DDBC5E"/>
    <w:rsid w:val="42DDF5D9"/>
    <w:rsid w:val="42F906BD"/>
    <w:rsid w:val="42FA32DF"/>
    <w:rsid w:val="431DA7AC"/>
    <w:rsid w:val="432409D2"/>
    <w:rsid w:val="4325EBD2"/>
    <w:rsid w:val="4359035F"/>
    <w:rsid w:val="437292DB"/>
    <w:rsid w:val="4389877A"/>
    <w:rsid w:val="43BF4CAF"/>
    <w:rsid w:val="43D0DB4E"/>
    <w:rsid w:val="43EF890D"/>
    <w:rsid w:val="4427BCFF"/>
    <w:rsid w:val="44412B80"/>
    <w:rsid w:val="4467E0B6"/>
    <w:rsid w:val="4469E39B"/>
    <w:rsid w:val="447F60A0"/>
    <w:rsid w:val="44872C55"/>
    <w:rsid w:val="44AD217E"/>
    <w:rsid w:val="44CAB36A"/>
    <w:rsid w:val="44FB9B49"/>
    <w:rsid w:val="44FFC2B6"/>
    <w:rsid w:val="452012A1"/>
    <w:rsid w:val="453B115D"/>
    <w:rsid w:val="4552A528"/>
    <w:rsid w:val="4565E18E"/>
    <w:rsid w:val="4566753D"/>
    <w:rsid w:val="45A3BD0A"/>
    <w:rsid w:val="45D104AC"/>
    <w:rsid w:val="45DEE63B"/>
    <w:rsid w:val="45FA7615"/>
    <w:rsid w:val="4608630B"/>
    <w:rsid w:val="4624D949"/>
    <w:rsid w:val="46309CA4"/>
    <w:rsid w:val="464AA193"/>
    <w:rsid w:val="4689847E"/>
    <w:rsid w:val="469DEFFC"/>
    <w:rsid w:val="46A5FA28"/>
    <w:rsid w:val="46C7B401"/>
    <w:rsid w:val="46D0B15D"/>
    <w:rsid w:val="46D6E746"/>
    <w:rsid w:val="4706EA0B"/>
    <w:rsid w:val="47230E67"/>
    <w:rsid w:val="474613A8"/>
    <w:rsid w:val="476605E6"/>
    <w:rsid w:val="476A9670"/>
    <w:rsid w:val="47767D21"/>
    <w:rsid w:val="47905229"/>
    <w:rsid w:val="4793D363"/>
    <w:rsid w:val="47940518"/>
    <w:rsid w:val="479BDC4D"/>
    <w:rsid w:val="47C0E154"/>
    <w:rsid w:val="47F1D511"/>
    <w:rsid w:val="47F4536E"/>
    <w:rsid w:val="4838B36B"/>
    <w:rsid w:val="486D0FD4"/>
    <w:rsid w:val="48706835"/>
    <w:rsid w:val="48744CFD"/>
    <w:rsid w:val="487E40AA"/>
    <w:rsid w:val="48846679"/>
    <w:rsid w:val="48B94BE8"/>
    <w:rsid w:val="48CA97F4"/>
    <w:rsid w:val="48CD14B1"/>
    <w:rsid w:val="48D5703D"/>
    <w:rsid w:val="48D5BF42"/>
    <w:rsid w:val="48F4F30A"/>
    <w:rsid w:val="48FA421D"/>
    <w:rsid w:val="490296E2"/>
    <w:rsid w:val="4913CF67"/>
    <w:rsid w:val="491712DF"/>
    <w:rsid w:val="492AC0C9"/>
    <w:rsid w:val="494978CC"/>
    <w:rsid w:val="496683AF"/>
    <w:rsid w:val="4971F916"/>
    <w:rsid w:val="498DE9A1"/>
    <w:rsid w:val="4993848C"/>
    <w:rsid w:val="49984811"/>
    <w:rsid w:val="49A7A0D5"/>
    <w:rsid w:val="49AEE195"/>
    <w:rsid w:val="49AF28B9"/>
    <w:rsid w:val="49CAAFD6"/>
    <w:rsid w:val="49D82184"/>
    <w:rsid w:val="49F0122A"/>
    <w:rsid w:val="4A06FA9C"/>
    <w:rsid w:val="4A1E8E67"/>
    <w:rsid w:val="4A4CE2FF"/>
    <w:rsid w:val="4A526E15"/>
    <w:rsid w:val="4A5A25B8"/>
    <w:rsid w:val="4A60C2CF"/>
    <w:rsid w:val="4A73D8EA"/>
    <w:rsid w:val="4ABBCCE5"/>
    <w:rsid w:val="4AC05F16"/>
    <w:rsid w:val="4ACA0BFF"/>
    <w:rsid w:val="4ACFF5B4"/>
    <w:rsid w:val="4AD57918"/>
    <w:rsid w:val="4B039B8E"/>
    <w:rsid w:val="4B0ADE52"/>
    <w:rsid w:val="4B30F31C"/>
    <w:rsid w:val="4B3FBACA"/>
    <w:rsid w:val="4B583A62"/>
    <w:rsid w:val="4B5ED314"/>
    <w:rsid w:val="4B651E76"/>
    <w:rsid w:val="4B6DDBC2"/>
    <w:rsid w:val="4B7F93C9"/>
    <w:rsid w:val="4BA04F28"/>
    <w:rsid w:val="4BC30AF1"/>
    <w:rsid w:val="4BCA7F05"/>
    <w:rsid w:val="4BCBC1C5"/>
    <w:rsid w:val="4BE8312B"/>
    <w:rsid w:val="4BEE2068"/>
    <w:rsid w:val="4BEECEE8"/>
    <w:rsid w:val="4BFA20AD"/>
    <w:rsid w:val="4C0DE9F6"/>
    <w:rsid w:val="4C28C159"/>
    <w:rsid w:val="4C2E6053"/>
    <w:rsid w:val="4C31C6CB"/>
    <w:rsid w:val="4C4BA97F"/>
    <w:rsid w:val="4C500556"/>
    <w:rsid w:val="4C7D0579"/>
    <w:rsid w:val="4CAF007B"/>
    <w:rsid w:val="4CC1964D"/>
    <w:rsid w:val="4CC20BBC"/>
    <w:rsid w:val="4CC4F814"/>
    <w:rsid w:val="4CDD60A4"/>
    <w:rsid w:val="4CF90CF7"/>
    <w:rsid w:val="4D30CFE3"/>
    <w:rsid w:val="4D704159"/>
    <w:rsid w:val="4D79DF5A"/>
    <w:rsid w:val="4D9FCE38"/>
    <w:rsid w:val="4DA598A9"/>
    <w:rsid w:val="4DC08911"/>
    <w:rsid w:val="4DC5CB42"/>
    <w:rsid w:val="4DF3A71D"/>
    <w:rsid w:val="4DFF1BBC"/>
    <w:rsid w:val="4E34E991"/>
    <w:rsid w:val="4E459BFE"/>
    <w:rsid w:val="4E45A186"/>
    <w:rsid w:val="4E58C2A2"/>
    <w:rsid w:val="4E5A58FA"/>
    <w:rsid w:val="4E66BAFD"/>
    <w:rsid w:val="4E78DD31"/>
    <w:rsid w:val="4EC246E4"/>
    <w:rsid w:val="4ED4ABB2"/>
    <w:rsid w:val="4EE06C52"/>
    <w:rsid w:val="4EEC82AE"/>
    <w:rsid w:val="4EF06148"/>
    <w:rsid w:val="4EF21466"/>
    <w:rsid w:val="4EFB105A"/>
    <w:rsid w:val="4F01B6EA"/>
    <w:rsid w:val="4F17DACA"/>
    <w:rsid w:val="4F2966A8"/>
    <w:rsid w:val="4F42BF35"/>
    <w:rsid w:val="4F4880B1"/>
    <w:rsid w:val="4F48EC47"/>
    <w:rsid w:val="4F5C5972"/>
    <w:rsid w:val="4F5CF32F"/>
    <w:rsid w:val="4F5FBB6B"/>
    <w:rsid w:val="4F86040F"/>
    <w:rsid w:val="4FAC2729"/>
    <w:rsid w:val="4FC63F37"/>
    <w:rsid w:val="4FDA8DEB"/>
    <w:rsid w:val="4FF67375"/>
    <w:rsid w:val="502A384C"/>
    <w:rsid w:val="502D33DC"/>
    <w:rsid w:val="5065F75D"/>
    <w:rsid w:val="50AB5BE5"/>
    <w:rsid w:val="50B49109"/>
    <w:rsid w:val="50C37FCB"/>
    <w:rsid w:val="50C8914B"/>
    <w:rsid w:val="50DB4B7B"/>
    <w:rsid w:val="50E8F79D"/>
    <w:rsid w:val="50F159CE"/>
    <w:rsid w:val="50F17337"/>
    <w:rsid w:val="50F8A13F"/>
    <w:rsid w:val="50F9A4D5"/>
    <w:rsid w:val="50FAAF88"/>
    <w:rsid w:val="510AE3A8"/>
    <w:rsid w:val="510F2F1B"/>
    <w:rsid w:val="5124D83A"/>
    <w:rsid w:val="5165E50F"/>
    <w:rsid w:val="51883878"/>
    <w:rsid w:val="5188AB70"/>
    <w:rsid w:val="51935A82"/>
    <w:rsid w:val="51AF695E"/>
    <w:rsid w:val="51B05295"/>
    <w:rsid w:val="51BC9A62"/>
    <w:rsid w:val="51C9E859"/>
    <w:rsid w:val="51CE9E7E"/>
    <w:rsid w:val="51E697EB"/>
    <w:rsid w:val="523E1FDC"/>
    <w:rsid w:val="524A1311"/>
    <w:rsid w:val="52594B0F"/>
    <w:rsid w:val="526B7C53"/>
    <w:rsid w:val="52779F72"/>
    <w:rsid w:val="528375C0"/>
    <w:rsid w:val="529AFD45"/>
    <w:rsid w:val="52A85AA6"/>
    <w:rsid w:val="52B4D1F6"/>
    <w:rsid w:val="52CE0CA2"/>
    <w:rsid w:val="52D0BFDC"/>
    <w:rsid w:val="52DA2E94"/>
    <w:rsid w:val="52E4495F"/>
    <w:rsid w:val="5315B64C"/>
    <w:rsid w:val="531C6A07"/>
    <w:rsid w:val="53372126"/>
    <w:rsid w:val="5341609B"/>
    <w:rsid w:val="534B2CF6"/>
    <w:rsid w:val="534E3592"/>
    <w:rsid w:val="535CA9B2"/>
    <w:rsid w:val="5379687C"/>
    <w:rsid w:val="538A5595"/>
    <w:rsid w:val="539368EA"/>
    <w:rsid w:val="53CFF881"/>
    <w:rsid w:val="5404E816"/>
    <w:rsid w:val="540AF469"/>
    <w:rsid w:val="5421F1B7"/>
    <w:rsid w:val="54229C4D"/>
    <w:rsid w:val="5438E81C"/>
    <w:rsid w:val="543F79CF"/>
    <w:rsid w:val="546E2F2B"/>
    <w:rsid w:val="547BB9EA"/>
    <w:rsid w:val="54D173BF"/>
    <w:rsid w:val="54E24BF1"/>
    <w:rsid w:val="54EA6B4D"/>
    <w:rsid w:val="54F4AC59"/>
    <w:rsid w:val="5513DAF8"/>
    <w:rsid w:val="553A2D2E"/>
    <w:rsid w:val="553A68BC"/>
    <w:rsid w:val="55507724"/>
    <w:rsid w:val="5585A437"/>
    <w:rsid w:val="55A9CF65"/>
    <w:rsid w:val="55A9F690"/>
    <w:rsid w:val="55AA943D"/>
    <w:rsid w:val="55BEE572"/>
    <w:rsid w:val="55C5A710"/>
    <w:rsid w:val="55CB5914"/>
    <w:rsid w:val="55DD20FD"/>
    <w:rsid w:val="56262222"/>
    <w:rsid w:val="5627E88A"/>
    <w:rsid w:val="563B4527"/>
    <w:rsid w:val="563C15D5"/>
    <w:rsid w:val="563C2B5E"/>
    <w:rsid w:val="563E76ED"/>
    <w:rsid w:val="564047ED"/>
    <w:rsid w:val="5648E796"/>
    <w:rsid w:val="565E47A2"/>
    <w:rsid w:val="566B5D3B"/>
    <w:rsid w:val="567896F6"/>
    <w:rsid w:val="56BECE6B"/>
    <w:rsid w:val="570A30D4"/>
    <w:rsid w:val="570F3EB9"/>
    <w:rsid w:val="57140412"/>
    <w:rsid w:val="5730900B"/>
    <w:rsid w:val="57318C2A"/>
    <w:rsid w:val="5758711B"/>
    <w:rsid w:val="576CD026"/>
    <w:rsid w:val="576F1173"/>
    <w:rsid w:val="5788763E"/>
    <w:rsid w:val="57B3356D"/>
    <w:rsid w:val="57C6067C"/>
    <w:rsid w:val="57E5BA9E"/>
    <w:rsid w:val="57EB7A74"/>
    <w:rsid w:val="57EFFF6E"/>
    <w:rsid w:val="580FB390"/>
    <w:rsid w:val="58116E62"/>
    <w:rsid w:val="58184DD1"/>
    <w:rsid w:val="5818B800"/>
    <w:rsid w:val="582E512F"/>
    <w:rsid w:val="5841CA59"/>
    <w:rsid w:val="58521199"/>
    <w:rsid w:val="5853AE60"/>
    <w:rsid w:val="587FEF2B"/>
    <w:rsid w:val="58878FEB"/>
    <w:rsid w:val="58977C94"/>
    <w:rsid w:val="58B23158"/>
    <w:rsid w:val="58DE9E92"/>
    <w:rsid w:val="58E5DA26"/>
    <w:rsid w:val="58E6598A"/>
    <w:rsid w:val="58FE9877"/>
    <w:rsid w:val="59604521"/>
    <w:rsid w:val="596847D4"/>
    <w:rsid w:val="59834131"/>
    <w:rsid w:val="59A3B869"/>
    <w:rsid w:val="59CA73FF"/>
    <w:rsid w:val="59E274C9"/>
    <w:rsid w:val="5A054544"/>
    <w:rsid w:val="5A3F3DA5"/>
    <w:rsid w:val="5A4A956B"/>
    <w:rsid w:val="5A4C097B"/>
    <w:rsid w:val="5A4D8B17"/>
    <w:rsid w:val="5AC98DC6"/>
    <w:rsid w:val="5AD4F585"/>
    <w:rsid w:val="5AD841EF"/>
    <w:rsid w:val="5B081444"/>
    <w:rsid w:val="5B3C9D32"/>
    <w:rsid w:val="5B50F54A"/>
    <w:rsid w:val="5B8ACF78"/>
    <w:rsid w:val="5BC71181"/>
    <w:rsid w:val="5BDA72EE"/>
    <w:rsid w:val="5BEEE9CF"/>
    <w:rsid w:val="5BFA652C"/>
    <w:rsid w:val="5BFCC8BE"/>
    <w:rsid w:val="5C0BB619"/>
    <w:rsid w:val="5C239011"/>
    <w:rsid w:val="5C2B55A1"/>
    <w:rsid w:val="5C48EA0C"/>
    <w:rsid w:val="5C4DAB5A"/>
    <w:rsid w:val="5C61245B"/>
    <w:rsid w:val="5C6EA8AA"/>
    <w:rsid w:val="5C7DB054"/>
    <w:rsid w:val="5C7FA892"/>
    <w:rsid w:val="5CA39346"/>
    <w:rsid w:val="5CBBE8AD"/>
    <w:rsid w:val="5CD5066F"/>
    <w:rsid w:val="5CE453A3"/>
    <w:rsid w:val="5D09EF46"/>
    <w:rsid w:val="5D1EA62B"/>
    <w:rsid w:val="5D2D514C"/>
    <w:rsid w:val="5D2E4F57"/>
    <w:rsid w:val="5D321358"/>
    <w:rsid w:val="5D577D85"/>
    <w:rsid w:val="5D7BFE36"/>
    <w:rsid w:val="5DB449D2"/>
    <w:rsid w:val="5DC04EFF"/>
    <w:rsid w:val="5DE54CAC"/>
    <w:rsid w:val="5E14DC5B"/>
    <w:rsid w:val="5E1549DB"/>
    <w:rsid w:val="5E1FF64C"/>
    <w:rsid w:val="5E4EA3C8"/>
    <w:rsid w:val="5E554C5E"/>
    <w:rsid w:val="5E6B5C5D"/>
    <w:rsid w:val="5E9E7665"/>
    <w:rsid w:val="5ECC00C4"/>
    <w:rsid w:val="5ED545DB"/>
    <w:rsid w:val="5EFCAAF4"/>
    <w:rsid w:val="5F17F2BA"/>
    <w:rsid w:val="5F203117"/>
    <w:rsid w:val="5F31A094"/>
    <w:rsid w:val="5F41A1E3"/>
    <w:rsid w:val="5F5A818A"/>
    <w:rsid w:val="5F791E8D"/>
    <w:rsid w:val="5FA96FEA"/>
    <w:rsid w:val="5FC0940B"/>
    <w:rsid w:val="5FC479AA"/>
    <w:rsid w:val="5FD46DC0"/>
    <w:rsid w:val="60001DC7"/>
    <w:rsid w:val="6010B886"/>
    <w:rsid w:val="602EB838"/>
    <w:rsid w:val="605B5BAE"/>
    <w:rsid w:val="6062297C"/>
    <w:rsid w:val="60905DE5"/>
    <w:rsid w:val="609A75B8"/>
    <w:rsid w:val="6104F4FC"/>
    <w:rsid w:val="612048BC"/>
    <w:rsid w:val="6159680E"/>
    <w:rsid w:val="617BA151"/>
    <w:rsid w:val="61A74EE4"/>
    <w:rsid w:val="61ACF826"/>
    <w:rsid w:val="61CF59DC"/>
    <w:rsid w:val="61D9F273"/>
    <w:rsid w:val="6213609F"/>
    <w:rsid w:val="621F1F68"/>
    <w:rsid w:val="6250EE07"/>
    <w:rsid w:val="62566CDD"/>
    <w:rsid w:val="625A5D59"/>
    <w:rsid w:val="626E349D"/>
    <w:rsid w:val="626EB026"/>
    <w:rsid w:val="626F9118"/>
    <w:rsid w:val="62872905"/>
    <w:rsid w:val="629A3B14"/>
    <w:rsid w:val="62B2404C"/>
    <w:rsid w:val="62BC6557"/>
    <w:rsid w:val="62F3C072"/>
    <w:rsid w:val="63020E01"/>
    <w:rsid w:val="6324BDF3"/>
    <w:rsid w:val="6341F4AE"/>
    <w:rsid w:val="634ACB09"/>
    <w:rsid w:val="63750F66"/>
    <w:rsid w:val="63A69FBF"/>
    <w:rsid w:val="63B2AF94"/>
    <w:rsid w:val="63CD4A82"/>
    <w:rsid w:val="63D389F7"/>
    <w:rsid w:val="63DFAD16"/>
    <w:rsid w:val="640A62F9"/>
    <w:rsid w:val="64125B17"/>
    <w:rsid w:val="642ABE09"/>
    <w:rsid w:val="6438013F"/>
    <w:rsid w:val="645D140D"/>
    <w:rsid w:val="64829B1B"/>
    <w:rsid w:val="6494B8F0"/>
    <w:rsid w:val="64B2AD7C"/>
    <w:rsid w:val="64BDDF17"/>
    <w:rsid w:val="64D5F80B"/>
    <w:rsid w:val="64DEC8A1"/>
    <w:rsid w:val="64F96DBC"/>
    <w:rsid w:val="6503257A"/>
    <w:rsid w:val="653186A6"/>
    <w:rsid w:val="6560A5EE"/>
    <w:rsid w:val="6573635E"/>
    <w:rsid w:val="6577AC85"/>
    <w:rsid w:val="657FB1EA"/>
    <w:rsid w:val="65B20FF8"/>
    <w:rsid w:val="65B6B1DE"/>
    <w:rsid w:val="65CFA507"/>
    <w:rsid w:val="65D5CA50"/>
    <w:rsid w:val="65EEB719"/>
    <w:rsid w:val="6601C0F8"/>
    <w:rsid w:val="661935E2"/>
    <w:rsid w:val="663CBDDD"/>
    <w:rsid w:val="666E4EE6"/>
    <w:rsid w:val="6687FB71"/>
    <w:rsid w:val="66941858"/>
    <w:rsid w:val="669659D5"/>
    <w:rsid w:val="6697B5FB"/>
    <w:rsid w:val="66AADE75"/>
    <w:rsid w:val="66D499FD"/>
    <w:rsid w:val="67046D72"/>
    <w:rsid w:val="674F4E16"/>
    <w:rsid w:val="675BE54F"/>
    <w:rsid w:val="6766420F"/>
    <w:rsid w:val="677F346A"/>
    <w:rsid w:val="67C00BE6"/>
    <w:rsid w:val="67C4A113"/>
    <w:rsid w:val="67D5AB70"/>
    <w:rsid w:val="67F30661"/>
    <w:rsid w:val="6810AA2C"/>
    <w:rsid w:val="681F227C"/>
    <w:rsid w:val="6851D8BD"/>
    <w:rsid w:val="685594D5"/>
    <w:rsid w:val="68651C05"/>
    <w:rsid w:val="688D2764"/>
    <w:rsid w:val="688FBCB0"/>
    <w:rsid w:val="68D77A69"/>
    <w:rsid w:val="68D8F0D6"/>
    <w:rsid w:val="6900C461"/>
    <w:rsid w:val="6906AE51"/>
    <w:rsid w:val="6922CB0B"/>
    <w:rsid w:val="69340F67"/>
    <w:rsid w:val="694963E7"/>
    <w:rsid w:val="695A45C9"/>
    <w:rsid w:val="697B5214"/>
    <w:rsid w:val="69AAD6CD"/>
    <w:rsid w:val="69B23C09"/>
    <w:rsid w:val="69B79DB3"/>
    <w:rsid w:val="69D9B66B"/>
    <w:rsid w:val="69E51985"/>
    <w:rsid w:val="6A22BB61"/>
    <w:rsid w:val="6A2DA7DF"/>
    <w:rsid w:val="6A33C3C6"/>
    <w:rsid w:val="6A483B9A"/>
    <w:rsid w:val="6A7E9213"/>
    <w:rsid w:val="6A8673F3"/>
    <w:rsid w:val="6AB176C3"/>
    <w:rsid w:val="6ABD7E74"/>
    <w:rsid w:val="6AC0C67B"/>
    <w:rsid w:val="6AC1B7EF"/>
    <w:rsid w:val="6AEA9D62"/>
    <w:rsid w:val="6B19C0EA"/>
    <w:rsid w:val="6B43EB18"/>
    <w:rsid w:val="6B44E737"/>
    <w:rsid w:val="6B457298"/>
    <w:rsid w:val="6B5E36CF"/>
    <w:rsid w:val="6B76A21C"/>
    <w:rsid w:val="6B85356F"/>
    <w:rsid w:val="6B9001DC"/>
    <w:rsid w:val="6B9AE8C9"/>
    <w:rsid w:val="6BB75E21"/>
    <w:rsid w:val="6BFE745B"/>
    <w:rsid w:val="6C450311"/>
    <w:rsid w:val="6C4834D7"/>
    <w:rsid w:val="6C48D598"/>
    <w:rsid w:val="6C500184"/>
    <w:rsid w:val="6C50E263"/>
    <w:rsid w:val="6C5714E2"/>
    <w:rsid w:val="6C6D6FF3"/>
    <w:rsid w:val="6C7CD6D0"/>
    <w:rsid w:val="6C8EC9F5"/>
    <w:rsid w:val="6CAABE22"/>
    <w:rsid w:val="6CD09667"/>
    <w:rsid w:val="6CDEB97C"/>
    <w:rsid w:val="6CE07C44"/>
    <w:rsid w:val="6CE41D52"/>
    <w:rsid w:val="6CE92F28"/>
    <w:rsid w:val="6CFF09F9"/>
    <w:rsid w:val="6D05DF80"/>
    <w:rsid w:val="6D1CC5DD"/>
    <w:rsid w:val="6D23CF0C"/>
    <w:rsid w:val="6D25A3EC"/>
    <w:rsid w:val="6D62E180"/>
    <w:rsid w:val="6D6630F0"/>
    <w:rsid w:val="6D9560B0"/>
    <w:rsid w:val="6DB2D8D6"/>
    <w:rsid w:val="6DBC7B8C"/>
    <w:rsid w:val="6DC875CE"/>
    <w:rsid w:val="6DDFF698"/>
    <w:rsid w:val="6E19340E"/>
    <w:rsid w:val="6E1DC3C3"/>
    <w:rsid w:val="6E214BB6"/>
    <w:rsid w:val="6E22CD58"/>
    <w:rsid w:val="6E2F2574"/>
    <w:rsid w:val="6E335B2B"/>
    <w:rsid w:val="6E350154"/>
    <w:rsid w:val="6E3C4134"/>
    <w:rsid w:val="6E646A48"/>
    <w:rsid w:val="6E86C5F1"/>
    <w:rsid w:val="6ECDCF20"/>
    <w:rsid w:val="6EEC5EED"/>
    <w:rsid w:val="6F1424D9"/>
    <w:rsid w:val="6F1520F8"/>
    <w:rsid w:val="6F1FFD2E"/>
    <w:rsid w:val="6F30B0D2"/>
    <w:rsid w:val="6F53FA81"/>
    <w:rsid w:val="6F56AB56"/>
    <w:rsid w:val="6F826CB2"/>
    <w:rsid w:val="6FA909DD"/>
    <w:rsid w:val="6FC5D33F"/>
    <w:rsid w:val="6FDFD12B"/>
    <w:rsid w:val="6FE033D5"/>
    <w:rsid w:val="6FF3E893"/>
    <w:rsid w:val="6FFB5C24"/>
    <w:rsid w:val="703ABDBB"/>
    <w:rsid w:val="70574901"/>
    <w:rsid w:val="706C8747"/>
    <w:rsid w:val="7071E8BF"/>
    <w:rsid w:val="70A1A032"/>
    <w:rsid w:val="70A92C09"/>
    <w:rsid w:val="70D7FA8E"/>
    <w:rsid w:val="70DE0A3F"/>
    <w:rsid w:val="70F34915"/>
    <w:rsid w:val="70F8020F"/>
    <w:rsid w:val="7101D67D"/>
    <w:rsid w:val="7121047D"/>
    <w:rsid w:val="7125CD84"/>
    <w:rsid w:val="71318650"/>
    <w:rsid w:val="7133EECB"/>
    <w:rsid w:val="7142588D"/>
    <w:rsid w:val="7148AF3C"/>
    <w:rsid w:val="7148DF96"/>
    <w:rsid w:val="71610D50"/>
    <w:rsid w:val="716FEB42"/>
    <w:rsid w:val="7179E1D9"/>
    <w:rsid w:val="717D0055"/>
    <w:rsid w:val="718BC96B"/>
    <w:rsid w:val="71A347F0"/>
    <w:rsid w:val="71AC6F01"/>
    <w:rsid w:val="71E9CAC2"/>
    <w:rsid w:val="71F4D532"/>
    <w:rsid w:val="722F9E49"/>
    <w:rsid w:val="72311FE5"/>
    <w:rsid w:val="724D45E8"/>
    <w:rsid w:val="727C1427"/>
    <w:rsid w:val="728322CB"/>
    <w:rsid w:val="729E8E1B"/>
    <w:rsid w:val="72BAE43B"/>
    <w:rsid w:val="72D3424F"/>
    <w:rsid w:val="72DB6882"/>
    <w:rsid w:val="72F2997E"/>
    <w:rsid w:val="72F91097"/>
    <w:rsid w:val="730B99A5"/>
    <w:rsid w:val="7321FD24"/>
    <w:rsid w:val="7325ECFC"/>
    <w:rsid w:val="7354B3DE"/>
    <w:rsid w:val="735CF413"/>
    <w:rsid w:val="7361B91C"/>
    <w:rsid w:val="7365A04F"/>
    <w:rsid w:val="738174F2"/>
    <w:rsid w:val="738EF123"/>
    <w:rsid w:val="73B6F0C5"/>
    <w:rsid w:val="73C059F6"/>
    <w:rsid w:val="73D5C5AF"/>
    <w:rsid w:val="73DEDD8F"/>
    <w:rsid w:val="73F9F528"/>
    <w:rsid w:val="7408D21F"/>
    <w:rsid w:val="7421D4D1"/>
    <w:rsid w:val="744123DE"/>
    <w:rsid w:val="744E8E61"/>
    <w:rsid w:val="74614522"/>
    <w:rsid w:val="747DDBC6"/>
    <w:rsid w:val="747E1ADD"/>
    <w:rsid w:val="748A4C5B"/>
    <w:rsid w:val="7498F7EB"/>
    <w:rsid w:val="74A0A153"/>
    <w:rsid w:val="74A427F3"/>
    <w:rsid w:val="74DBBD96"/>
    <w:rsid w:val="74F3F82F"/>
    <w:rsid w:val="74FCC989"/>
    <w:rsid w:val="750B38D3"/>
    <w:rsid w:val="753B5E7E"/>
    <w:rsid w:val="75669168"/>
    <w:rsid w:val="758F39C4"/>
    <w:rsid w:val="759067B9"/>
    <w:rsid w:val="759C2918"/>
    <w:rsid w:val="75D20EA1"/>
    <w:rsid w:val="7607351E"/>
    <w:rsid w:val="7629858C"/>
    <w:rsid w:val="763B3A92"/>
    <w:rsid w:val="7650E969"/>
    <w:rsid w:val="768030FB"/>
    <w:rsid w:val="7683F7DB"/>
    <w:rsid w:val="76A1027F"/>
    <w:rsid w:val="76B9E3DE"/>
    <w:rsid w:val="76C84841"/>
    <w:rsid w:val="76F76408"/>
    <w:rsid w:val="76FA13CC"/>
    <w:rsid w:val="7705C65D"/>
    <w:rsid w:val="77220E88"/>
    <w:rsid w:val="7739B546"/>
    <w:rsid w:val="7742ACEA"/>
    <w:rsid w:val="7767D6A2"/>
    <w:rsid w:val="77918FD6"/>
    <w:rsid w:val="77B6E16A"/>
    <w:rsid w:val="77C9B3FE"/>
    <w:rsid w:val="77CDCFF1"/>
    <w:rsid w:val="77DA6CA6"/>
    <w:rsid w:val="77E1BCF8"/>
    <w:rsid w:val="78043C3C"/>
    <w:rsid w:val="780E28BE"/>
    <w:rsid w:val="7828E69B"/>
    <w:rsid w:val="782F1CA0"/>
    <w:rsid w:val="784983C5"/>
    <w:rsid w:val="7891EEA7"/>
    <w:rsid w:val="789CA2F0"/>
    <w:rsid w:val="78AECBD0"/>
    <w:rsid w:val="78B680D8"/>
    <w:rsid w:val="78C9D97B"/>
    <w:rsid w:val="78EA4C56"/>
    <w:rsid w:val="78F08EDB"/>
    <w:rsid w:val="78F5402E"/>
    <w:rsid w:val="78FB537C"/>
    <w:rsid w:val="7910FA43"/>
    <w:rsid w:val="79260D8A"/>
    <w:rsid w:val="792B0987"/>
    <w:rsid w:val="793931C6"/>
    <w:rsid w:val="797747EF"/>
    <w:rsid w:val="7983E73C"/>
    <w:rsid w:val="798D5B2E"/>
    <w:rsid w:val="79978920"/>
    <w:rsid w:val="79A7FAA9"/>
    <w:rsid w:val="79C432CE"/>
    <w:rsid w:val="79CBED83"/>
    <w:rsid w:val="79E728E9"/>
    <w:rsid w:val="79EBA1A5"/>
    <w:rsid w:val="7A116A1C"/>
    <w:rsid w:val="7A29D9FE"/>
    <w:rsid w:val="7A30B720"/>
    <w:rsid w:val="7A661A19"/>
    <w:rsid w:val="7A7612B6"/>
    <w:rsid w:val="7A7DCD6B"/>
    <w:rsid w:val="7A80F148"/>
    <w:rsid w:val="7A9723DD"/>
    <w:rsid w:val="7AA2422E"/>
    <w:rsid w:val="7AA596A5"/>
    <w:rsid w:val="7AABC686"/>
    <w:rsid w:val="7AAC0D27"/>
    <w:rsid w:val="7AB2B159"/>
    <w:rsid w:val="7ABEE62D"/>
    <w:rsid w:val="7AF0EDEB"/>
    <w:rsid w:val="7AF285B2"/>
    <w:rsid w:val="7B08B6E2"/>
    <w:rsid w:val="7B3A89CC"/>
    <w:rsid w:val="7B421575"/>
    <w:rsid w:val="7B49BCE0"/>
    <w:rsid w:val="7B69844C"/>
    <w:rsid w:val="7B6EB1E7"/>
    <w:rsid w:val="7B806E50"/>
    <w:rsid w:val="7B925A1E"/>
    <w:rsid w:val="7B9E6256"/>
    <w:rsid w:val="7BA4C848"/>
    <w:rsid w:val="7BB73ACC"/>
    <w:rsid w:val="7BB9A437"/>
    <w:rsid w:val="7BC6AF06"/>
    <w:rsid w:val="7BCD3878"/>
    <w:rsid w:val="7BD5FE5A"/>
    <w:rsid w:val="7BD962F1"/>
    <w:rsid w:val="7BE21214"/>
    <w:rsid w:val="7C04475F"/>
    <w:rsid w:val="7C1E59E0"/>
    <w:rsid w:val="7C1F2658"/>
    <w:rsid w:val="7C2998B9"/>
    <w:rsid w:val="7C2F74ED"/>
    <w:rsid w:val="7C3315E1"/>
    <w:rsid w:val="7C4BAA5F"/>
    <w:rsid w:val="7C6B4C5A"/>
    <w:rsid w:val="7C7C5AB5"/>
    <w:rsid w:val="7C9121E3"/>
    <w:rsid w:val="7C931767"/>
    <w:rsid w:val="7C948637"/>
    <w:rsid w:val="7C9F32A8"/>
    <w:rsid w:val="7CA13679"/>
    <w:rsid w:val="7CB09C1A"/>
    <w:rsid w:val="7CF1FDFF"/>
    <w:rsid w:val="7CFE3A2D"/>
    <w:rsid w:val="7D1EC9AB"/>
    <w:rsid w:val="7D26E02E"/>
    <w:rsid w:val="7D27BFC0"/>
    <w:rsid w:val="7D4B5CFE"/>
    <w:rsid w:val="7D63A0FA"/>
    <w:rsid w:val="7D6983F1"/>
    <w:rsid w:val="7D75A23D"/>
    <w:rsid w:val="7D7D8EC8"/>
    <w:rsid w:val="7E01F5AF"/>
    <w:rsid w:val="7E2EBC54"/>
    <w:rsid w:val="7E4057A4"/>
    <w:rsid w:val="7E4C4C14"/>
    <w:rsid w:val="7E5B96A7"/>
    <w:rsid w:val="7E611303"/>
    <w:rsid w:val="7E7C097C"/>
    <w:rsid w:val="7E89DDE4"/>
    <w:rsid w:val="7E9A2158"/>
    <w:rsid w:val="7E9C9187"/>
    <w:rsid w:val="7EA1EA81"/>
    <w:rsid w:val="7EB289C1"/>
    <w:rsid w:val="7EB48242"/>
    <w:rsid w:val="7ECC542E"/>
    <w:rsid w:val="7ED543DC"/>
    <w:rsid w:val="7EF1945A"/>
    <w:rsid w:val="7EFE7A11"/>
    <w:rsid w:val="7F52948A"/>
    <w:rsid w:val="7F8D5487"/>
    <w:rsid w:val="7F94825F"/>
    <w:rsid w:val="7FBAE1CD"/>
    <w:rsid w:val="7FC704EC"/>
    <w:rsid w:val="7FCB7AE8"/>
    <w:rsid w:val="7FCFC65B"/>
    <w:rsid w:val="7FD96180"/>
    <w:rsid w:val="7FDC2805"/>
    <w:rsid w:val="7FF4B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A5046"/>
  <w15:chartTrackingRefBased/>
  <w15:docId w15:val="{E859C234-EF93-4242-9445-C024506AB93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Text"/>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jc w:val="both"/>
    </w:pPr>
    <w:rPr>
      <w:noProof/>
      <w:sz w:val="16"/>
      <w:szCs w:val="16"/>
      <w:lang w:eastAsia="en-US"/>
    </w:rPr>
  </w:style>
  <w:style w:type="paragraph" w:styleId="footnote" w:customStyle="1">
    <w:name w:val="footnote"/>
    <w:pPr>
      <w:framePr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sz w:val="28"/>
      <w:szCs w:val="28"/>
      <w:lang w:eastAsia="en-US"/>
    </w:rPr>
  </w:style>
  <w:style w:type="paragraph" w:styleId="papertitle" w:customStyle="1">
    <w:name w:val="paper title"/>
    <w:pPr>
      <w:spacing w:after="120"/>
      <w:jc w:val="center"/>
    </w:pPr>
    <w:rPr>
      <w:rFonts w:eastAsia="MS Mincho"/>
      <w:noProof/>
      <w:sz w:val="48"/>
      <w:szCs w:val="48"/>
      <w:lang w:eastAsia="en-US"/>
    </w:rPr>
  </w:style>
  <w:style w:type="paragraph" w:styleId="references" w:customStyle="1">
    <w:name w:val="references"/>
    <w:pPr>
      <w:numPr>
        <w:numId w:val="8"/>
      </w:numPr>
      <w:spacing w:after="50" w:line="180" w:lineRule="exact"/>
      <w:jc w:val="both"/>
    </w:pPr>
    <w:rPr>
      <w:rFonts w:eastAsia="MS Mincho"/>
      <w:noProof/>
      <w:sz w:val="16"/>
      <w:szCs w:val="16"/>
      <w:lang w:eastAsia="en-US"/>
    </w:rPr>
  </w:style>
  <w:style w:type="paragraph" w:styleId="sponsors" w:customStyle="1">
    <w:name w:val="sponsors"/>
    <w:pPr>
      <w:framePr w:wrap="auto" w:hAnchor="text" w:x="615" w:y="2239"/>
      <w:pBdr>
        <w:top w:val="single" w:color="auto" w:sz="4" w:space="2"/>
      </w:pBdr>
      <w:ind w:firstLine="288"/>
    </w:pPr>
    <w:rPr>
      <w:sz w:val="16"/>
      <w:szCs w:val="16"/>
      <w:lang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lang w:eastAsia="en-US"/>
    </w:rPr>
  </w:style>
  <w:style w:type="paragraph" w:styleId="tablefootnote" w:customStyle="1">
    <w:name w:val="table footnote"/>
    <w:rsid w:val="005E2800"/>
    <w:pPr>
      <w:numPr>
        <w:numId w:val="24"/>
      </w:numPr>
      <w:spacing w:before="60" w:after="30"/>
      <w:jc w:val="right"/>
    </w:pPr>
    <w:rPr>
      <w:sz w:val="12"/>
      <w:szCs w:val="12"/>
      <w:lang w:eastAsia="en-US"/>
    </w:rPr>
  </w:style>
  <w:style w:type="paragraph" w:styleId="tablehead" w:customStyle="1">
    <w:name w:val="table head"/>
    <w:pPr>
      <w:numPr>
        <w:numId w:val="9"/>
      </w:numPr>
      <w:spacing w:before="240" w:after="120" w:line="216" w:lineRule="auto"/>
      <w:jc w:val="center"/>
    </w:pPr>
    <w:rPr>
      <w:smallCaps/>
      <w:noProof/>
      <w:sz w:val="16"/>
      <w:szCs w:val="16"/>
      <w:lang w:eastAsia="en-US"/>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styleId="FooterChar" w:customStyle="1">
    <w:name w:val="Footer Char"/>
    <w:basedOn w:val="DefaultParagraphFont"/>
    <w:link w:val="Footer"/>
    <w:uiPriority w:val="99"/>
    <w:rsid w:val="001A3B3D"/>
  </w:style>
  <w:style w:type="paragraph" w:styleId="FootnoteText">
    <w:name w:val="footnote text"/>
    <w:basedOn w:val="Normal"/>
    <w:link w:val="FootnoteTextChar"/>
    <w:rsid w:val="0092158A"/>
  </w:style>
  <w:style w:type="character" w:styleId="FootnoteTextChar" w:customStyle="1">
    <w:name w:val="Footnote Text Char"/>
    <w:basedOn w:val="DefaultParagraphFont"/>
    <w:link w:val="FootnoteText"/>
    <w:rsid w:val="0092158A"/>
  </w:style>
  <w:style w:type="character" w:styleId="FootnoteReference">
    <w:name w:val="footnote reference"/>
    <w:rsid w:val="0092158A"/>
    <w:rPr>
      <w:vertAlign w:val="superscript"/>
    </w:rPr>
  </w:style>
  <w:style w:type="paragraph" w:styleId="Bibliography">
    <w:name w:val="Bibliography"/>
    <w:basedOn w:val="Normal"/>
    <w:next w:val="Normal"/>
    <w:uiPriority w:val="37"/>
    <w:unhideWhenUsed/>
    <w:rsid w:val="00185564"/>
  </w:style>
  <w:style w:type="character" w:styleId="Hyperlink">
    <w:name w:val="Hyperlink"/>
    <w:rsid w:val="00185564"/>
    <w:rPr>
      <w:color w:val="0563C1"/>
      <w:u w:val="single"/>
    </w:rPr>
  </w:style>
  <w:style w:type="character" w:styleId="UnresolvedMention">
    <w:name w:val="Unresolved Mention"/>
    <w:uiPriority w:val="99"/>
    <w:semiHidden/>
    <w:unhideWhenUsed/>
    <w:rsid w:val="00185564"/>
    <w:rPr>
      <w:color w:val="605E5C"/>
      <w:shd w:val="clear" w:color="auto" w:fill="E1DFDD"/>
    </w:rPr>
  </w:style>
  <w:style w:type="paragraph" w:styleId="ListParagraph">
    <w:name w:val="List Paragraph"/>
    <w:basedOn w:val="Normal"/>
    <w:uiPriority w:val="34"/>
    <w:qFormat/>
    <w:rsid w:val="00185564"/>
    <w:pPr>
      <w:ind w:left="720"/>
    </w:pPr>
  </w:style>
  <w:style w:type="paragraph" w:styleId="Text" w:customStyle="1">
    <w:name w:val="Text"/>
    <w:basedOn w:val="BodyText"/>
    <w:link w:val="TextChar"/>
    <w:qFormat/>
    <w:rsid w:val="00C930D5"/>
  </w:style>
  <w:style w:type="character" w:styleId="Heading1Char" w:customStyle="1">
    <w:name w:val="Heading 1 Char"/>
    <w:basedOn w:val="DefaultParagraphFont"/>
    <w:link w:val="Heading1"/>
    <w:uiPriority w:val="9"/>
    <w:rsid w:val="00182113"/>
    <w:rPr>
      <w:smallCaps/>
      <w:noProof/>
      <w:lang w:eastAsia="en-US"/>
    </w:rPr>
  </w:style>
  <w:style w:type="character" w:styleId="TextChar" w:customStyle="1">
    <w:name w:val="Text Char"/>
    <w:basedOn w:val="BodyTextChar"/>
    <w:link w:val="Text"/>
    <w:rsid w:val="00C930D5"/>
    <w:rPr>
      <w:spacing w:val="-1"/>
      <w:lang w:val="x-none" w:eastAsia="x-none"/>
    </w:rPr>
  </w:style>
  <w:style w:type="paragraph" w:styleId="Revision">
    <w:name w:val="Revision"/>
    <w:hidden/>
    <w:uiPriority w:val="99"/>
    <w:semiHidden/>
    <w:rsid w:val="0095603F"/>
    <w:rPr>
      <w:lang w:eastAsia="en-US"/>
    </w:rPr>
  </w:style>
  <w:style w:type="paragraph" w:styleId="NormalWeb">
    <w:name w:val="Normal (Web)"/>
    <w:basedOn w:val="Normal"/>
    <w:rsid w:val="0018493F"/>
    <w:rPr>
      <w:sz w:val="24"/>
      <w:szCs w:val="24"/>
    </w:rPr>
  </w:style>
  <w:style w:type="character" w:styleId="CommentReference">
    <w:name w:val="annotation reference"/>
    <w:basedOn w:val="DefaultParagraphFont"/>
    <w:rsid w:val="0018493F"/>
    <w:rPr>
      <w:sz w:val="16"/>
      <w:szCs w:val="16"/>
    </w:rPr>
  </w:style>
  <w:style w:type="paragraph" w:styleId="CommentText">
    <w:name w:val="annotation text"/>
    <w:basedOn w:val="Normal"/>
    <w:link w:val="CommentTextChar"/>
    <w:rsid w:val="0018493F"/>
  </w:style>
  <w:style w:type="character" w:styleId="CommentTextChar" w:customStyle="1">
    <w:name w:val="Comment Text Char"/>
    <w:basedOn w:val="DefaultParagraphFont"/>
    <w:link w:val="CommentText"/>
    <w:rsid w:val="0018493F"/>
    <w:rPr>
      <w:lang w:eastAsia="en-US"/>
    </w:rPr>
  </w:style>
  <w:style w:type="paragraph" w:styleId="CommentSubject">
    <w:name w:val="annotation subject"/>
    <w:basedOn w:val="CommentText"/>
    <w:next w:val="CommentText"/>
    <w:link w:val="CommentSubjectChar"/>
    <w:rsid w:val="0018493F"/>
    <w:rPr>
      <w:b/>
      <w:bCs/>
    </w:rPr>
  </w:style>
  <w:style w:type="character" w:styleId="CommentSubjectChar" w:customStyle="1">
    <w:name w:val="Comment Subject Char"/>
    <w:basedOn w:val="CommentTextChar"/>
    <w:link w:val="CommentSubject"/>
    <w:rsid w:val="0018493F"/>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526">
      <w:bodyDiv w:val="1"/>
      <w:marLeft w:val="0"/>
      <w:marRight w:val="0"/>
      <w:marTop w:val="0"/>
      <w:marBottom w:val="0"/>
      <w:divBdr>
        <w:top w:val="none" w:sz="0" w:space="0" w:color="auto"/>
        <w:left w:val="none" w:sz="0" w:space="0" w:color="auto"/>
        <w:bottom w:val="none" w:sz="0" w:space="0" w:color="auto"/>
        <w:right w:val="none" w:sz="0" w:space="0" w:color="auto"/>
      </w:divBdr>
    </w:div>
    <w:div w:id="13576221">
      <w:bodyDiv w:val="1"/>
      <w:marLeft w:val="0"/>
      <w:marRight w:val="0"/>
      <w:marTop w:val="0"/>
      <w:marBottom w:val="0"/>
      <w:divBdr>
        <w:top w:val="none" w:sz="0" w:space="0" w:color="auto"/>
        <w:left w:val="none" w:sz="0" w:space="0" w:color="auto"/>
        <w:bottom w:val="none" w:sz="0" w:space="0" w:color="auto"/>
        <w:right w:val="none" w:sz="0" w:space="0" w:color="auto"/>
      </w:divBdr>
    </w:div>
    <w:div w:id="18439617">
      <w:bodyDiv w:val="1"/>
      <w:marLeft w:val="0"/>
      <w:marRight w:val="0"/>
      <w:marTop w:val="0"/>
      <w:marBottom w:val="0"/>
      <w:divBdr>
        <w:top w:val="none" w:sz="0" w:space="0" w:color="auto"/>
        <w:left w:val="none" w:sz="0" w:space="0" w:color="auto"/>
        <w:bottom w:val="none" w:sz="0" w:space="0" w:color="auto"/>
        <w:right w:val="none" w:sz="0" w:space="0" w:color="auto"/>
      </w:divBdr>
    </w:div>
    <w:div w:id="24333404">
      <w:bodyDiv w:val="1"/>
      <w:marLeft w:val="0"/>
      <w:marRight w:val="0"/>
      <w:marTop w:val="0"/>
      <w:marBottom w:val="0"/>
      <w:divBdr>
        <w:top w:val="none" w:sz="0" w:space="0" w:color="auto"/>
        <w:left w:val="none" w:sz="0" w:space="0" w:color="auto"/>
        <w:bottom w:val="none" w:sz="0" w:space="0" w:color="auto"/>
        <w:right w:val="none" w:sz="0" w:space="0" w:color="auto"/>
      </w:divBdr>
    </w:div>
    <w:div w:id="26369214">
      <w:bodyDiv w:val="1"/>
      <w:marLeft w:val="0"/>
      <w:marRight w:val="0"/>
      <w:marTop w:val="0"/>
      <w:marBottom w:val="0"/>
      <w:divBdr>
        <w:top w:val="none" w:sz="0" w:space="0" w:color="auto"/>
        <w:left w:val="none" w:sz="0" w:space="0" w:color="auto"/>
        <w:bottom w:val="none" w:sz="0" w:space="0" w:color="auto"/>
        <w:right w:val="none" w:sz="0" w:space="0" w:color="auto"/>
      </w:divBdr>
    </w:div>
    <w:div w:id="32193208">
      <w:bodyDiv w:val="1"/>
      <w:marLeft w:val="0"/>
      <w:marRight w:val="0"/>
      <w:marTop w:val="0"/>
      <w:marBottom w:val="0"/>
      <w:divBdr>
        <w:top w:val="none" w:sz="0" w:space="0" w:color="auto"/>
        <w:left w:val="none" w:sz="0" w:space="0" w:color="auto"/>
        <w:bottom w:val="none" w:sz="0" w:space="0" w:color="auto"/>
        <w:right w:val="none" w:sz="0" w:space="0" w:color="auto"/>
      </w:divBdr>
    </w:div>
    <w:div w:id="34934225">
      <w:bodyDiv w:val="1"/>
      <w:marLeft w:val="0"/>
      <w:marRight w:val="0"/>
      <w:marTop w:val="0"/>
      <w:marBottom w:val="0"/>
      <w:divBdr>
        <w:top w:val="none" w:sz="0" w:space="0" w:color="auto"/>
        <w:left w:val="none" w:sz="0" w:space="0" w:color="auto"/>
        <w:bottom w:val="none" w:sz="0" w:space="0" w:color="auto"/>
        <w:right w:val="none" w:sz="0" w:space="0" w:color="auto"/>
      </w:divBdr>
    </w:div>
    <w:div w:id="39402227">
      <w:bodyDiv w:val="1"/>
      <w:marLeft w:val="0"/>
      <w:marRight w:val="0"/>
      <w:marTop w:val="0"/>
      <w:marBottom w:val="0"/>
      <w:divBdr>
        <w:top w:val="none" w:sz="0" w:space="0" w:color="auto"/>
        <w:left w:val="none" w:sz="0" w:space="0" w:color="auto"/>
        <w:bottom w:val="none" w:sz="0" w:space="0" w:color="auto"/>
        <w:right w:val="none" w:sz="0" w:space="0" w:color="auto"/>
      </w:divBdr>
    </w:div>
    <w:div w:id="45684670">
      <w:bodyDiv w:val="1"/>
      <w:marLeft w:val="0"/>
      <w:marRight w:val="0"/>
      <w:marTop w:val="0"/>
      <w:marBottom w:val="0"/>
      <w:divBdr>
        <w:top w:val="none" w:sz="0" w:space="0" w:color="auto"/>
        <w:left w:val="none" w:sz="0" w:space="0" w:color="auto"/>
        <w:bottom w:val="none" w:sz="0" w:space="0" w:color="auto"/>
        <w:right w:val="none" w:sz="0" w:space="0" w:color="auto"/>
      </w:divBdr>
    </w:div>
    <w:div w:id="46954956">
      <w:bodyDiv w:val="1"/>
      <w:marLeft w:val="0"/>
      <w:marRight w:val="0"/>
      <w:marTop w:val="0"/>
      <w:marBottom w:val="0"/>
      <w:divBdr>
        <w:top w:val="none" w:sz="0" w:space="0" w:color="auto"/>
        <w:left w:val="none" w:sz="0" w:space="0" w:color="auto"/>
        <w:bottom w:val="none" w:sz="0" w:space="0" w:color="auto"/>
        <w:right w:val="none" w:sz="0" w:space="0" w:color="auto"/>
      </w:divBdr>
    </w:div>
    <w:div w:id="56903967">
      <w:bodyDiv w:val="1"/>
      <w:marLeft w:val="0"/>
      <w:marRight w:val="0"/>
      <w:marTop w:val="0"/>
      <w:marBottom w:val="0"/>
      <w:divBdr>
        <w:top w:val="none" w:sz="0" w:space="0" w:color="auto"/>
        <w:left w:val="none" w:sz="0" w:space="0" w:color="auto"/>
        <w:bottom w:val="none" w:sz="0" w:space="0" w:color="auto"/>
        <w:right w:val="none" w:sz="0" w:space="0" w:color="auto"/>
      </w:divBdr>
    </w:div>
    <w:div w:id="58212525">
      <w:bodyDiv w:val="1"/>
      <w:marLeft w:val="0"/>
      <w:marRight w:val="0"/>
      <w:marTop w:val="0"/>
      <w:marBottom w:val="0"/>
      <w:divBdr>
        <w:top w:val="none" w:sz="0" w:space="0" w:color="auto"/>
        <w:left w:val="none" w:sz="0" w:space="0" w:color="auto"/>
        <w:bottom w:val="none" w:sz="0" w:space="0" w:color="auto"/>
        <w:right w:val="none" w:sz="0" w:space="0" w:color="auto"/>
      </w:divBdr>
    </w:div>
    <w:div w:id="58866533">
      <w:bodyDiv w:val="1"/>
      <w:marLeft w:val="0"/>
      <w:marRight w:val="0"/>
      <w:marTop w:val="0"/>
      <w:marBottom w:val="0"/>
      <w:divBdr>
        <w:top w:val="none" w:sz="0" w:space="0" w:color="auto"/>
        <w:left w:val="none" w:sz="0" w:space="0" w:color="auto"/>
        <w:bottom w:val="none" w:sz="0" w:space="0" w:color="auto"/>
        <w:right w:val="none" w:sz="0" w:space="0" w:color="auto"/>
      </w:divBdr>
    </w:div>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115222354">
      <w:bodyDiv w:val="1"/>
      <w:marLeft w:val="0"/>
      <w:marRight w:val="0"/>
      <w:marTop w:val="0"/>
      <w:marBottom w:val="0"/>
      <w:divBdr>
        <w:top w:val="none" w:sz="0" w:space="0" w:color="auto"/>
        <w:left w:val="none" w:sz="0" w:space="0" w:color="auto"/>
        <w:bottom w:val="none" w:sz="0" w:space="0" w:color="auto"/>
        <w:right w:val="none" w:sz="0" w:space="0" w:color="auto"/>
      </w:divBdr>
    </w:div>
    <w:div w:id="121534684">
      <w:bodyDiv w:val="1"/>
      <w:marLeft w:val="0"/>
      <w:marRight w:val="0"/>
      <w:marTop w:val="0"/>
      <w:marBottom w:val="0"/>
      <w:divBdr>
        <w:top w:val="none" w:sz="0" w:space="0" w:color="auto"/>
        <w:left w:val="none" w:sz="0" w:space="0" w:color="auto"/>
        <w:bottom w:val="none" w:sz="0" w:space="0" w:color="auto"/>
        <w:right w:val="none" w:sz="0" w:space="0" w:color="auto"/>
      </w:divBdr>
    </w:div>
    <w:div w:id="123234823">
      <w:bodyDiv w:val="1"/>
      <w:marLeft w:val="0"/>
      <w:marRight w:val="0"/>
      <w:marTop w:val="0"/>
      <w:marBottom w:val="0"/>
      <w:divBdr>
        <w:top w:val="none" w:sz="0" w:space="0" w:color="auto"/>
        <w:left w:val="none" w:sz="0" w:space="0" w:color="auto"/>
        <w:bottom w:val="none" w:sz="0" w:space="0" w:color="auto"/>
        <w:right w:val="none" w:sz="0" w:space="0" w:color="auto"/>
      </w:divBdr>
    </w:div>
    <w:div w:id="126973129">
      <w:bodyDiv w:val="1"/>
      <w:marLeft w:val="0"/>
      <w:marRight w:val="0"/>
      <w:marTop w:val="0"/>
      <w:marBottom w:val="0"/>
      <w:divBdr>
        <w:top w:val="none" w:sz="0" w:space="0" w:color="auto"/>
        <w:left w:val="none" w:sz="0" w:space="0" w:color="auto"/>
        <w:bottom w:val="none" w:sz="0" w:space="0" w:color="auto"/>
        <w:right w:val="none" w:sz="0" w:space="0" w:color="auto"/>
      </w:divBdr>
    </w:div>
    <w:div w:id="130289959">
      <w:bodyDiv w:val="1"/>
      <w:marLeft w:val="0"/>
      <w:marRight w:val="0"/>
      <w:marTop w:val="0"/>
      <w:marBottom w:val="0"/>
      <w:divBdr>
        <w:top w:val="none" w:sz="0" w:space="0" w:color="auto"/>
        <w:left w:val="none" w:sz="0" w:space="0" w:color="auto"/>
        <w:bottom w:val="none" w:sz="0" w:space="0" w:color="auto"/>
        <w:right w:val="none" w:sz="0" w:space="0" w:color="auto"/>
      </w:divBdr>
    </w:div>
    <w:div w:id="146018926">
      <w:bodyDiv w:val="1"/>
      <w:marLeft w:val="0"/>
      <w:marRight w:val="0"/>
      <w:marTop w:val="0"/>
      <w:marBottom w:val="0"/>
      <w:divBdr>
        <w:top w:val="none" w:sz="0" w:space="0" w:color="auto"/>
        <w:left w:val="none" w:sz="0" w:space="0" w:color="auto"/>
        <w:bottom w:val="none" w:sz="0" w:space="0" w:color="auto"/>
        <w:right w:val="none" w:sz="0" w:space="0" w:color="auto"/>
      </w:divBdr>
    </w:div>
    <w:div w:id="154881930">
      <w:bodyDiv w:val="1"/>
      <w:marLeft w:val="0"/>
      <w:marRight w:val="0"/>
      <w:marTop w:val="0"/>
      <w:marBottom w:val="0"/>
      <w:divBdr>
        <w:top w:val="none" w:sz="0" w:space="0" w:color="auto"/>
        <w:left w:val="none" w:sz="0" w:space="0" w:color="auto"/>
        <w:bottom w:val="none" w:sz="0" w:space="0" w:color="auto"/>
        <w:right w:val="none" w:sz="0" w:space="0" w:color="auto"/>
      </w:divBdr>
    </w:div>
    <w:div w:id="158162369">
      <w:bodyDiv w:val="1"/>
      <w:marLeft w:val="0"/>
      <w:marRight w:val="0"/>
      <w:marTop w:val="0"/>
      <w:marBottom w:val="0"/>
      <w:divBdr>
        <w:top w:val="none" w:sz="0" w:space="0" w:color="auto"/>
        <w:left w:val="none" w:sz="0" w:space="0" w:color="auto"/>
        <w:bottom w:val="none" w:sz="0" w:space="0" w:color="auto"/>
        <w:right w:val="none" w:sz="0" w:space="0" w:color="auto"/>
      </w:divBdr>
    </w:div>
    <w:div w:id="160242069">
      <w:bodyDiv w:val="1"/>
      <w:marLeft w:val="0"/>
      <w:marRight w:val="0"/>
      <w:marTop w:val="0"/>
      <w:marBottom w:val="0"/>
      <w:divBdr>
        <w:top w:val="none" w:sz="0" w:space="0" w:color="auto"/>
        <w:left w:val="none" w:sz="0" w:space="0" w:color="auto"/>
        <w:bottom w:val="none" w:sz="0" w:space="0" w:color="auto"/>
        <w:right w:val="none" w:sz="0" w:space="0" w:color="auto"/>
      </w:divBdr>
    </w:div>
    <w:div w:id="173149539">
      <w:bodyDiv w:val="1"/>
      <w:marLeft w:val="0"/>
      <w:marRight w:val="0"/>
      <w:marTop w:val="0"/>
      <w:marBottom w:val="0"/>
      <w:divBdr>
        <w:top w:val="none" w:sz="0" w:space="0" w:color="auto"/>
        <w:left w:val="none" w:sz="0" w:space="0" w:color="auto"/>
        <w:bottom w:val="none" w:sz="0" w:space="0" w:color="auto"/>
        <w:right w:val="none" w:sz="0" w:space="0" w:color="auto"/>
      </w:divBdr>
    </w:div>
    <w:div w:id="198324282">
      <w:bodyDiv w:val="1"/>
      <w:marLeft w:val="0"/>
      <w:marRight w:val="0"/>
      <w:marTop w:val="0"/>
      <w:marBottom w:val="0"/>
      <w:divBdr>
        <w:top w:val="none" w:sz="0" w:space="0" w:color="auto"/>
        <w:left w:val="none" w:sz="0" w:space="0" w:color="auto"/>
        <w:bottom w:val="none" w:sz="0" w:space="0" w:color="auto"/>
        <w:right w:val="none" w:sz="0" w:space="0" w:color="auto"/>
      </w:divBdr>
    </w:div>
    <w:div w:id="198860395">
      <w:bodyDiv w:val="1"/>
      <w:marLeft w:val="0"/>
      <w:marRight w:val="0"/>
      <w:marTop w:val="0"/>
      <w:marBottom w:val="0"/>
      <w:divBdr>
        <w:top w:val="none" w:sz="0" w:space="0" w:color="auto"/>
        <w:left w:val="none" w:sz="0" w:space="0" w:color="auto"/>
        <w:bottom w:val="none" w:sz="0" w:space="0" w:color="auto"/>
        <w:right w:val="none" w:sz="0" w:space="0" w:color="auto"/>
      </w:divBdr>
    </w:div>
    <w:div w:id="206259043">
      <w:bodyDiv w:val="1"/>
      <w:marLeft w:val="0"/>
      <w:marRight w:val="0"/>
      <w:marTop w:val="0"/>
      <w:marBottom w:val="0"/>
      <w:divBdr>
        <w:top w:val="none" w:sz="0" w:space="0" w:color="auto"/>
        <w:left w:val="none" w:sz="0" w:space="0" w:color="auto"/>
        <w:bottom w:val="none" w:sz="0" w:space="0" w:color="auto"/>
        <w:right w:val="none" w:sz="0" w:space="0" w:color="auto"/>
      </w:divBdr>
    </w:div>
    <w:div w:id="252856513">
      <w:bodyDiv w:val="1"/>
      <w:marLeft w:val="0"/>
      <w:marRight w:val="0"/>
      <w:marTop w:val="0"/>
      <w:marBottom w:val="0"/>
      <w:divBdr>
        <w:top w:val="none" w:sz="0" w:space="0" w:color="auto"/>
        <w:left w:val="none" w:sz="0" w:space="0" w:color="auto"/>
        <w:bottom w:val="none" w:sz="0" w:space="0" w:color="auto"/>
        <w:right w:val="none" w:sz="0" w:space="0" w:color="auto"/>
      </w:divBdr>
    </w:div>
    <w:div w:id="252903632">
      <w:bodyDiv w:val="1"/>
      <w:marLeft w:val="0"/>
      <w:marRight w:val="0"/>
      <w:marTop w:val="0"/>
      <w:marBottom w:val="0"/>
      <w:divBdr>
        <w:top w:val="none" w:sz="0" w:space="0" w:color="auto"/>
        <w:left w:val="none" w:sz="0" w:space="0" w:color="auto"/>
        <w:bottom w:val="none" w:sz="0" w:space="0" w:color="auto"/>
        <w:right w:val="none" w:sz="0" w:space="0" w:color="auto"/>
      </w:divBdr>
    </w:div>
    <w:div w:id="296762195">
      <w:bodyDiv w:val="1"/>
      <w:marLeft w:val="0"/>
      <w:marRight w:val="0"/>
      <w:marTop w:val="0"/>
      <w:marBottom w:val="0"/>
      <w:divBdr>
        <w:top w:val="none" w:sz="0" w:space="0" w:color="auto"/>
        <w:left w:val="none" w:sz="0" w:space="0" w:color="auto"/>
        <w:bottom w:val="none" w:sz="0" w:space="0" w:color="auto"/>
        <w:right w:val="none" w:sz="0" w:space="0" w:color="auto"/>
      </w:divBdr>
    </w:div>
    <w:div w:id="302778624">
      <w:bodyDiv w:val="1"/>
      <w:marLeft w:val="0"/>
      <w:marRight w:val="0"/>
      <w:marTop w:val="0"/>
      <w:marBottom w:val="0"/>
      <w:divBdr>
        <w:top w:val="none" w:sz="0" w:space="0" w:color="auto"/>
        <w:left w:val="none" w:sz="0" w:space="0" w:color="auto"/>
        <w:bottom w:val="none" w:sz="0" w:space="0" w:color="auto"/>
        <w:right w:val="none" w:sz="0" w:space="0" w:color="auto"/>
      </w:divBdr>
    </w:div>
    <w:div w:id="305281487">
      <w:bodyDiv w:val="1"/>
      <w:marLeft w:val="0"/>
      <w:marRight w:val="0"/>
      <w:marTop w:val="0"/>
      <w:marBottom w:val="0"/>
      <w:divBdr>
        <w:top w:val="none" w:sz="0" w:space="0" w:color="auto"/>
        <w:left w:val="none" w:sz="0" w:space="0" w:color="auto"/>
        <w:bottom w:val="none" w:sz="0" w:space="0" w:color="auto"/>
        <w:right w:val="none" w:sz="0" w:space="0" w:color="auto"/>
      </w:divBdr>
    </w:div>
    <w:div w:id="320889441">
      <w:bodyDiv w:val="1"/>
      <w:marLeft w:val="0"/>
      <w:marRight w:val="0"/>
      <w:marTop w:val="0"/>
      <w:marBottom w:val="0"/>
      <w:divBdr>
        <w:top w:val="none" w:sz="0" w:space="0" w:color="auto"/>
        <w:left w:val="none" w:sz="0" w:space="0" w:color="auto"/>
        <w:bottom w:val="none" w:sz="0" w:space="0" w:color="auto"/>
        <w:right w:val="none" w:sz="0" w:space="0" w:color="auto"/>
      </w:divBdr>
    </w:div>
    <w:div w:id="357705892">
      <w:bodyDiv w:val="1"/>
      <w:marLeft w:val="0"/>
      <w:marRight w:val="0"/>
      <w:marTop w:val="0"/>
      <w:marBottom w:val="0"/>
      <w:divBdr>
        <w:top w:val="none" w:sz="0" w:space="0" w:color="auto"/>
        <w:left w:val="none" w:sz="0" w:space="0" w:color="auto"/>
        <w:bottom w:val="none" w:sz="0" w:space="0" w:color="auto"/>
        <w:right w:val="none" w:sz="0" w:space="0" w:color="auto"/>
      </w:divBdr>
    </w:div>
    <w:div w:id="358707423">
      <w:bodyDiv w:val="1"/>
      <w:marLeft w:val="0"/>
      <w:marRight w:val="0"/>
      <w:marTop w:val="0"/>
      <w:marBottom w:val="0"/>
      <w:divBdr>
        <w:top w:val="none" w:sz="0" w:space="0" w:color="auto"/>
        <w:left w:val="none" w:sz="0" w:space="0" w:color="auto"/>
        <w:bottom w:val="none" w:sz="0" w:space="0" w:color="auto"/>
        <w:right w:val="none" w:sz="0" w:space="0" w:color="auto"/>
      </w:divBdr>
    </w:div>
    <w:div w:id="368385364">
      <w:bodyDiv w:val="1"/>
      <w:marLeft w:val="0"/>
      <w:marRight w:val="0"/>
      <w:marTop w:val="0"/>
      <w:marBottom w:val="0"/>
      <w:divBdr>
        <w:top w:val="none" w:sz="0" w:space="0" w:color="auto"/>
        <w:left w:val="none" w:sz="0" w:space="0" w:color="auto"/>
        <w:bottom w:val="none" w:sz="0" w:space="0" w:color="auto"/>
        <w:right w:val="none" w:sz="0" w:space="0" w:color="auto"/>
      </w:divBdr>
    </w:div>
    <w:div w:id="373820215">
      <w:bodyDiv w:val="1"/>
      <w:marLeft w:val="0"/>
      <w:marRight w:val="0"/>
      <w:marTop w:val="0"/>
      <w:marBottom w:val="0"/>
      <w:divBdr>
        <w:top w:val="none" w:sz="0" w:space="0" w:color="auto"/>
        <w:left w:val="none" w:sz="0" w:space="0" w:color="auto"/>
        <w:bottom w:val="none" w:sz="0" w:space="0" w:color="auto"/>
        <w:right w:val="none" w:sz="0" w:space="0" w:color="auto"/>
      </w:divBdr>
    </w:div>
    <w:div w:id="388648632">
      <w:bodyDiv w:val="1"/>
      <w:marLeft w:val="0"/>
      <w:marRight w:val="0"/>
      <w:marTop w:val="0"/>
      <w:marBottom w:val="0"/>
      <w:divBdr>
        <w:top w:val="none" w:sz="0" w:space="0" w:color="auto"/>
        <w:left w:val="none" w:sz="0" w:space="0" w:color="auto"/>
        <w:bottom w:val="none" w:sz="0" w:space="0" w:color="auto"/>
        <w:right w:val="none" w:sz="0" w:space="0" w:color="auto"/>
      </w:divBdr>
    </w:div>
    <w:div w:id="411270261">
      <w:bodyDiv w:val="1"/>
      <w:marLeft w:val="0"/>
      <w:marRight w:val="0"/>
      <w:marTop w:val="0"/>
      <w:marBottom w:val="0"/>
      <w:divBdr>
        <w:top w:val="none" w:sz="0" w:space="0" w:color="auto"/>
        <w:left w:val="none" w:sz="0" w:space="0" w:color="auto"/>
        <w:bottom w:val="none" w:sz="0" w:space="0" w:color="auto"/>
        <w:right w:val="none" w:sz="0" w:space="0" w:color="auto"/>
      </w:divBdr>
    </w:div>
    <w:div w:id="411704806">
      <w:bodyDiv w:val="1"/>
      <w:marLeft w:val="0"/>
      <w:marRight w:val="0"/>
      <w:marTop w:val="0"/>
      <w:marBottom w:val="0"/>
      <w:divBdr>
        <w:top w:val="none" w:sz="0" w:space="0" w:color="auto"/>
        <w:left w:val="none" w:sz="0" w:space="0" w:color="auto"/>
        <w:bottom w:val="none" w:sz="0" w:space="0" w:color="auto"/>
        <w:right w:val="none" w:sz="0" w:space="0" w:color="auto"/>
      </w:divBdr>
    </w:div>
    <w:div w:id="414472377">
      <w:bodyDiv w:val="1"/>
      <w:marLeft w:val="0"/>
      <w:marRight w:val="0"/>
      <w:marTop w:val="0"/>
      <w:marBottom w:val="0"/>
      <w:divBdr>
        <w:top w:val="none" w:sz="0" w:space="0" w:color="auto"/>
        <w:left w:val="none" w:sz="0" w:space="0" w:color="auto"/>
        <w:bottom w:val="none" w:sz="0" w:space="0" w:color="auto"/>
        <w:right w:val="none" w:sz="0" w:space="0" w:color="auto"/>
      </w:divBdr>
    </w:div>
    <w:div w:id="425006525">
      <w:bodyDiv w:val="1"/>
      <w:marLeft w:val="0"/>
      <w:marRight w:val="0"/>
      <w:marTop w:val="0"/>
      <w:marBottom w:val="0"/>
      <w:divBdr>
        <w:top w:val="none" w:sz="0" w:space="0" w:color="auto"/>
        <w:left w:val="none" w:sz="0" w:space="0" w:color="auto"/>
        <w:bottom w:val="none" w:sz="0" w:space="0" w:color="auto"/>
        <w:right w:val="none" w:sz="0" w:space="0" w:color="auto"/>
      </w:divBdr>
    </w:div>
    <w:div w:id="430666645">
      <w:bodyDiv w:val="1"/>
      <w:marLeft w:val="0"/>
      <w:marRight w:val="0"/>
      <w:marTop w:val="0"/>
      <w:marBottom w:val="0"/>
      <w:divBdr>
        <w:top w:val="none" w:sz="0" w:space="0" w:color="auto"/>
        <w:left w:val="none" w:sz="0" w:space="0" w:color="auto"/>
        <w:bottom w:val="none" w:sz="0" w:space="0" w:color="auto"/>
        <w:right w:val="none" w:sz="0" w:space="0" w:color="auto"/>
      </w:divBdr>
    </w:div>
    <w:div w:id="438986486">
      <w:bodyDiv w:val="1"/>
      <w:marLeft w:val="0"/>
      <w:marRight w:val="0"/>
      <w:marTop w:val="0"/>
      <w:marBottom w:val="0"/>
      <w:divBdr>
        <w:top w:val="none" w:sz="0" w:space="0" w:color="auto"/>
        <w:left w:val="none" w:sz="0" w:space="0" w:color="auto"/>
        <w:bottom w:val="none" w:sz="0" w:space="0" w:color="auto"/>
        <w:right w:val="none" w:sz="0" w:space="0" w:color="auto"/>
      </w:divBdr>
    </w:div>
    <w:div w:id="469635989">
      <w:bodyDiv w:val="1"/>
      <w:marLeft w:val="0"/>
      <w:marRight w:val="0"/>
      <w:marTop w:val="0"/>
      <w:marBottom w:val="0"/>
      <w:divBdr>
        <w:top w:val="none" w:sz="0" w:space="0" w:color="auto"/>
        <w:left w:val="none" w:sz="0" w:space="0" w:color="auto"/>
        <w:bottom w:val="none" w:sz="0" w:space="0" w:color="auto"/>
        <w:right w:val="none" w:sz="0" w:space="0" w:color="auto"/>
      </w:divBdr>
    </w:div>
    <w:div w:id="475337022">
      <w:bodyDiv w:val="1"/>
      <w:marLeft w:val="0"/>
      <w:marRight w:val="0"/>
      <w:marTop w:val="0"/>
      <w:marBottom w:val="0"/>
      <w:divBdr>
        <w:top w:val="none" w:sz="0" w:space="0" w:color="auto"/>
        <w:left w:val="none" w:sz="0" w:space="0" w:color="auto"/>
        <w:bottom w:val="none" w:sz="0" w:space="0" w:color="auto"/>
        <w:right w:val="none" w:sz="0" w:space="0" w:color="auto"/>
      </w:divBdr>
    </w:div>
    <w:div w:id="476191495">
      <w:bodyDiv w:val="1"/>
      <w:marLeft w:val="0"/>
      <w:marRight w:val="0"/>
      <w:marTop w:val="0"/>
      <w:marBottom w:val="0"/>
      <w:divBdr>
        <w:top w:val="none" w:sz="0" w:space="0" w:color="auto"/>
        <w:left w:val="none" w:sz="0" w:space="0" w:color="auto"/>
        <w:bottom w:val="none" w:sz="0" w:space="0" w:color="auto"/>
        <w:right w:val="none" w:sz="0" w:space="0" w:color="auto"/>
      </w:divBdr>
    </w:div>
    <w:div w:id="478110861">
      <w:bodyDiv w:val="1"/>
      <w:marLeft w:val="0"/>
      <w:marRight w:val="0"/>
      <w:marTop w:val="0"/>
      <w:marBottom w:val="0"/>
      <w:divBdr>
        <w:top w:val="none" w:sz="0" w:space="0" w:color="auto"/>
        <w:left w:val="none" w:sz="0" w:space="0" w:color="auto"/>
        <w:bottom w:val="none" w:sz="0" w:space="0" w:color="auto"/>
        <w:right w:val="none" w:sz="0" w:space="0" w:color="auto"/>
      </w:divBdr>
    </w:div>
    <w:div w:id="481384605">
      <w:bodyDiv w:val="1"/>
      <w:marLeft w:val="0"/>
      <w:marRight w:val="0"/>
      <w:marTop w:val="0"/>
      <w:marBottom w:val="0"/>
      <w:divBdr>
        <w:top w:val="none" w:sz="0" w:space="0" w:color="auto"/>
        <w:left w:val="none" w:sz="0" w:space="0" w:color="auto"/>
        <w:bottom w:val="none" w:sz="0" w:space="0" w:color="auto"/>
        <w:right w:val="none" w:sz="0" w:space="0" w:color="auto"/>
      </w:divBdr>
    </w:div>
    <w:div w:id="485242478">
      <w:bodyDiv w:val="1"/>
      <w:marLeft w:val="0"/>
      <w:marRight w:val="0"/>
      <w:marTop w:val="0"/>
      <w:marBottom w:val="0"/>
      <w:divBdr>
        <w:top w:val="none" w:sz="0" w:space="0" w:color="auto"/>
        <w:left w:val="none" w:sz="0" w:space="0" w:color="auto"/>
        <w:bottom w:val="none" w:sz="0" w:space="0" w:color="auto"/>
        <w:right w:val="none" w:sz="0" w:space="0" w:color="auto"/>
      </w:divBdr>
    </w:div>
    <w:div w:id="490214503">
      <w:bodyDiv w:val="1"/>
      <w:marLeft w:val="0"/>
      <w:marRight w:val="0"/>
      <w:marTop w:val="0"/>
      <w:marBottom w:val="0"/>
      <w:divBdr>
        <w:top w:val="none" w:sz="0" w:space="0" w:color="auto"/>
        <w:left w:val="none" w:sz="0" w:space="0" w:color="auto"/>
        <w:bottom w:val="none" w:sz="0" w:space="0" w:color="auto"/>
        <w:right w:val="none" w:sz="0" w:space="0" w:color="auto"/>
      </w:divBdr>
    </w:div>
    <w:div w:id="492264536">
      <w:bodyDiv w:val="1"/>
      <w:marLeft w:val="0"/>
      <w:marRight w:val="0"/>
      <w:marTop w:val="0"/>
      <w:marBottom w:val="0"/>
      <w:divBdr>
        <w:top w:val="none" w:sz="0" w:space="0" w:color="auto"/>
        <w:left w:val="none" w:sz="0" w:space="0" w:color="auto"/>
        <w:bottom w:val="none" w:sz="0" w:space="0" w:color="auto"/>
        <w:right w:val="none" w:sz="0" w:space="0" w:color="auto"/>
      </w:divBdr>
    </w:div>
    <w:div w:id="500851773">
      <w:bodyDiv w:val="1"/>
      <w:marLeft w:val="0"/>
      <w:marRight w:val="0"/>
      <w:marTop w:val="0"/>
      <w:marBottom w:val="0"/>
      <w:divBdr>
        <w:top w:val="none" w:sz="0" w:space="0" w:color="auto"/>
        <w:left w:val="none" w:sz="0" w:space="0" w:color="auto"/>
        <w:bottom w:val="none" w:sz="0" w:space="0" w:color="auto"/>
        <w:right w:val="none" w:sz="0" w:space="0" w:color="auto"/>
      </w:divBdr>
    </w:div>
    <w:div w:id="517083317">
      <w:bodyDiv w:val="1"/>
      <w:marLeft w:val="0"/>
      <w:marRight w:val="0"/>
      <w:marTop w:val="0"/>
      <w:marBottom w:val="0"/>
      <w:divBdr>
        <w:top w:val="none" w:sz="0" w:space="0" w:color="auto"/>
        <w:left w:val="none" w:sz="0" w:space="0" w:color="auto"/>
        <w:bottom w:val="none" w:sz="0" w:space="0" w:color="auto"/>
        <w:right w:val="none" w:sz="0" w:space="0" w:color="auto"/>
      </w:divBdr>
    </w:div>
    <w:div w:id="527372941">
      <w:bodyDiv w:val="1"/>
      <w:marLeft w:val="0"/>
      <w:marRight w:val="0"/>
      <w:marTop w:val="0"/>
      <w:marBottom w:val="0"/>
      <w:divBdr>
        <w:top w:val="none" w:sz="0" w:space="0" w:color="auto"/>
        <w:left w:val="none" w:sz="0" w:space="0" w:color="auto"/>
        <w:bottom w:val="none" w:sz="0" w:space="0" w:color="auto"/>
        <w:right w:val="none" w:sz="0" w:space="0" w:color="auto"/>
      </w:divBdr>
    </w:div>
    <w:div w:id="530190620">
      <w:bodyDiv w:val="1"/>
      <w:marLeft w:val="0"/>
      <w:marRight w:val="0"/>
      <w:marTop w:val="0"/>
      <w:marBottom w:val="0"/>
      <w:divBdr>
        <w:top w:val="none" w:sz="0" w:space="0" w:color="auto"/>
        <w:left w:val="none" w:sz="0" w:space="0" w:color="auto"/>
        <w:bottom w:val="none" w:sz="0" w:space="0" w:color="auto"/>
        <w:right w:val="none" w:sz="0" w:space="0" w:color="auto"/>
      </w:divBdr>
    </w:div>
    <w:div w:id="531311979">
      <w:bodyDiv w:val="1"/>
      <w:marLeft w:val="0"/>
      <w:marRight w:val="0"/>
      <w:marTop w:val="0"/>
      <w:marBottom w:val="0"/>
      <w:divBdr>
        <w:top w:val="none" w:sz="0" w:space="0" w:color="auto"/>
        <w:left w:val="none" w:sz="0" w:space="0" w:color="auto"/>
        <w:bottom w:val="none" w:sz="0" w:space="0" w:color="auto"/>
        <w:right w:val="none" w:sz="0" w:space="0" w:color="auto"/>
      </w:divBdr>
    </w:div>
    <w:div w:id="531379163">
      <w:bodyDiv w:val="1"/>
      <w:marLeft w:val="0"/>
      <w:marRight w:val="0"/>
      <w:marTop w:val="0"/>
      <w:marBottom w:val="0"/>
      <w:divBdr>
        <w:top w:val="none" w:sz="0" w:space="0" w:color="auto"/>
        <w:left w:val="none" w:sz="0" w:space="0" w:color="auto"/>
        <w:bottom w:val="none" w:sz="0" w:space="0" w:color="auto"/>
        <w:right w:val="none" w:sz="0" w:space="0" w:color="auto"/>
      </w:divBdr>
    </w:div>
    <w:div w:id="534539949">
      <w:bodyDiv w:val="1"/>
      <w:marLeft w:val="0"/>
      <w:marRight w:val="0"/>
      <w:marTop w:val="0"/>
      <w:marBottom w:val="0"/>
      <w:divBdr>
        <w:top w:val="none" w:sz="0" w:space="0" w:color="auto"/>
        <w:left w:val="none" w:sz="0" w:space="0" w:color="auto"/>
        <w:bottom w:val="none" w:sz="0" w:space="0" w:color="auto"/>
        <w:right w:val="none" w:sz="0" w:space="0" w:color="auto"/>
      </w:divBdr>
    </w:div>
    <w:div w:id="537471624">
      <w:bodyDiv w:val="1"/>
      <w:marLeft w:val="0"/>
      <w:marRight w:val="0"/>
      <w:marTop w:val="0"/>
      <w:marBottom w:val="0"/>
      <w:divBdr>
        <w:top w:val="none" w:sz="0" w:space="0" w:color="auto"/>
        <w:left w:val="none" w:sz="0" w:space="0" w:color="auto"/>
        <w:bottom w:val="none" w:sz="0" w:space="0" w:color="auto"/>
        <w:right w:val="none" w:sz="0" w:space="0" w:color="auto"/>
      </w:divBdr>
    </w:div>
    <w:div w:id="547107624">
      <w:bodyDiv w:val="1"/>
      <w:marLeft w:val="0"/>
      <w:marRight w:val="0"/>
      <w:marTop w:val="0"/>
      <w:marBottom w:val="0"/>
      <w:divBdr>
        <w:top w:val="none" w:sz="0" w:space="0" w:color="auto"/>
        <w:left w:val="none" w:sz="0" w:space="0" w:color="auto"/>
        <w:bottom w:val="none" w:sz="0" w:space="0" w:color="auto"/>
        <w:right w:val="none" w:sz="0" w:space="0" w:color="auto"/>
      </w:divBdr>
    </w:div>
    <w:div w:id="552158294">
      <w:bodyDiv w:val="1"/>
      <w:marLeft w:val="0"/>
      <w:marRight w:val="0"/>
      <w:marTop w:val="0"/>
      <w:marBottom w:val="0"/>
      <w:divBdr>
        <w:top w:val="none" w:sz="0" w:space="0" w:color="auto"/>
        <w:left w:val="none" w:sz="0" w:space="0" w:color="auto"/>
        <w:bottom w:val="none" w:sz="0" w:space="0" w:color="auto"/>
        <w:right w:val="none" w:sz="0" w:space="0" w:color="auto"/>
      </w:divBdr>
    </w:div>
    <w:div w:id="564292842">
      <w:bodyDiv w:val="1"/>
      <w:marLeft w:val="0"/>
      <w:marRight w:val="0"/>
      <w:marTop w:val="0"/>
      <w:marBottom w:val="0"/>
      <w:divBdr>
        <w:top w:val="none" w:sz="0" w:space="0" w:color="auto"/>
        <w:left w:val="none" w:sz="0" w:space="0" w:color="auto"/>
        <w:bottom w:val="none" w:sz="0" w:space="0" w:color="auto"/>
        <w:right w:val="none" w:sz="0" w:space="0" w:color="auto"/>
      </w:divBdr>
    </w:div>
    <w:div w:id="581643035">
      <w:bodyDiv w:val="1"/>
      <w:marLeft w:val="0"/>
      <w:marRight w:val="0"/>
      <w:marTop w:val="0"/>
      <w:marBottom w:val="0"/>
      <w:divBdr>
        <w:top w:val="none" w:sz="0" w:space="0" w:color="auto"/>
        <w:left w:val="none" w:sz="0" w:space="0" w:color="auto"/>
        <w:bottom w:val="none" w:sz="0" w:space="0" w:color="auto"/>
        <w:right w:val="none" w:sz="0" w:space="0" w:color="auto"/>
      </w:divBdr>
    </w:div>
    <w:div w:id="583536321">
      <w:bodyDiv w:val="1"/>
      <w:marLeft w:val="0"/>
      <w:marRight w:val="0"/>
      <w:marTop w:val="0"/>
      <w:marBottom w:val="0"/>
      <w:divBdr>
        <w:top w:val="none" w:sz="0" w:space="0" w:color="auto"/>
        <w:left w:val="none" w:sz="0" w:space="0" w:color="auto"/>
        <w:bottom w:val="none" w:sz="0" w:space="0" w:color="auto"/>
        <w:right w:val="none" w:sz="0" w:space="0" w:color="auto"/>
      </w:divBdr>
    </w:div>
    <w:div w:id="584384723">
      <w:bodyDiv w:val="1"/>
      <w:marLeft w:val="0"/>
      <w:marRight w:val="0"/>
      <w:marTop w:val="0"/>
      <w:marBottom w:val="0"/>
      <w:divBdr>
        <w:top w:val="none" w:sz="0" w:space="0" w:color="auto"/>
        <w:left w:val="none" w:sz="0" w:space="0" w:color="auto"/>
        <w:bottom w:val="none" w:sz="0" w:space="0" w:color="auto"/>
        <w:right w:val="none" w:sz="0" w:space="0" w:color="auto"/>
      </w:divBdr>
    </w:div>
    <w:div w:id="591471562">
      <w:bodyDiv w:val="1"/>
      <w:marLeft w:val="0"/>
      <w:marRight w:val="0"/>
      <w:marTop w:val="0"/>
      <w:marBottom w:val="0"/>
      <w:divBdr>
        <w:top w:val="none" w:sz="0" w:space="0" w:color="auto"/>
        <w:left w:val="none" w:sz="0" w:space="0" w:color="auto"/>
        <w:bottom w:val="none" w:sz="0" w:space="0" w:color="auto"/>
        <w:right w:val="none" w:sz="0" w:space="0" w:color="auto"/>
      </w:divBdr>
    </w:div>
    <w:div w:id="598681420">
      <w:bodyDiv w:val="1"/>
      <w:marLeft w:val="0"/>
      <w:marRight w:val="0"/>
      <w:marTop w:val="0"/>
      <w:marBottom w:val="0"/>
      <w:divBdr>
        <w:top w:val="none" w:sz="0" w:space="0" w:color="auto"/>
        <w:left w:val="none" w:sz="0" w:space="0" w:color="auto"/>
        <w:bottom w:val="none" w:sz="0" w:space="0" w:color="auto"/>
        <w:right w:val="none" w:sz="0" w:space="0" w:color="auto"/>
      </w:divBdr>
    </w:div>
    <w:div w:id="608587336">
      <w:bodyDiv w:val="1"/>
      <w:marLeft w:val="0"/>
      <w:marRight w:val="0"/>
      <w:marTop w:val="0"/>
      <w:marBottom w:val="0"/>
      <w:divBdr>
        <w:top w:val="none" w:sz="0" w:space="0" w:color="auto"/>
        <w:left w:val="none" w:sz="0" w:space="0" w:color="auto"/>
        <w:bottom w:val="none" w:sz="0" w:space="0" w:color="auto"/>
        <w:right w:val="none" w:sz="0" w:space="0" w:color="auto"/>
      </w:divBdr>
    </w:div>
    <w:div w:id="621375652">
      <w:bodyDiv w:val="1"/>
      <w:marLeft w:val="0"/>
      <w:marRight w:val="0"/>
      <w:marTop w:val="0"/>
      <w:marBottom w:val="0"/>
      <w:divBdr>
        <w:top w:val="none" w:sz="0" w:space="0" w:color="auto"/>
        <w:left w:val="none" w:sz="0" w:space="0" w:color="auto"/>
        <w:bottom w:val="none" w:sz="0" w:space="0" w:color="auto"/>
        <w:right w:val="none" w:sz="0" w:space="0" w:color="auto"/>
      </w:divBdr>
    </w:div>
    <w:div w:id="624508601">
      <w:bodyDiv w:val="1"/>
      <w:marLeft w:val="0"/>
      <w:marRight w:val="0"/>
      <w:marTop w:val="0"/>
      <w:marBottom w:val="0"/>
      <w:divBdr>
        <w:top w:val="none" w:sz="0" w:space="0" w:color="auto"/>
        <w:left w:val="none" w:sz="0" w:space="0" w:color="auto"/>
        <w:bottom w:val="none" w:sz="0" w:space="0" w:color="auto"/>
        <w:right w:val="none" w:sz="0" w:space="0" w:color="auto"/>
      </w:divBdr>
    </w:div>
    <w:div w:id="628129199">
      <w:bodyDiv w:val="1"/>
      <w:marLeft w:val="0"/>
      <w:marRight w:val="0"/>
      <w:marTop w:val="0"/>
      <w:marBottom w:val="0"/>
      <w:divBdr>
        <w:top w:val="none" w:sz="0" w:space="0" w:color="auto"/>
        <w:left w:val="none" w:sz="0" w:space="0" w:color="auto"/>
        <w:bottom w:val="none" w:sz="0" w:space="0" w:color="auto"/>
        <w:right w:val="none" w:sz="0" w:space="0" w:color="auto"/>
      </w:divBdr>
    </w:div>
    <w:div w:id="629094015">
      <w:bodyDiv w:val="1"/>
      <w:marLeft w:val="0"/>
      <w:marRight w:val="0"/>
      <w:marTop w:val="0"/>
      <w:marBottom w:val="0"/>
      <w:divBdr>
        <w:top w:val="none" w:sz="0" w:space="0" w:color="auto"/>
        <w:left w:val="none" w:sz="0" w:space="0" w:color="auto"/>
        <w:bottom w:val="none" w:sz="0" w:space="0" w:color="auto"/>
        <w:right w:val="none" w:sz="0" w:space="0" w:color="auto"/>
      </w:divBdr>
    </w:div>
    <w:div w:id="638658292">
      <w:bodyDiv w:val="1"/>
      <w:marLeft w:val="0"/>
      <w:marRight w:val="0"/>
      <w:marTop w:val="0"/>
      <w:marBottom w:val="0"/>
      <w:divBdr>
        <w:top w:val="none" w:sz="0" w:space="0" w:color="auto"/>
        <w:left w:val="none" w:sz="0" w:space="0" w:color="auto"/>
        <w:bottom w:val="none" w:sz="0" w:space="0" w:color="auto"/>
        <w:right w:val="none" w:sz="0" w:space="0" w:color="auto"/>
      </w:divBdr>
    </w:div>
    <w:div w:id="650988853">
      <w:bodyDiv w:val="1"/>
      <w:marLeft w:val="0"/>
      <w:marRight w:val="0"/>
      <w:marTop w:val="0"/>
      <w:marBottom w:val="0"/>
      <w:divBdr>
        <w:top w:val="none" w:sz="0" w:space="0" w:color="auto"/>
        <w:left w:val="none" w:sz="0" w:space="0" w:color="auto"/>
        <w:bottom w:val="none" w:sz="0" w:space="0" w:color="auto"/>
        <w:right w:val="none" w:sz="0" w:space="0" w:color="auto"/>
      </w:divBdr>
    </w:div>
    <w:div w:id="667635942">
      <w:bodyDiv w:val="1"/>
      <w:marLeft w:val="0"/>
      <w:marRight w:val="0"/>
      <w:marTop w:val="0"/>
      <w:marBottom w:val="0"/>
      <w:divBdr>
        <w:top w:val="none" w:sz="0" w:space="0" w:color="auto"/>
        <w:left w:val="none" w:sz="0" w:space="0" w:color="auto"/>
        <w:bottom w:val="none" w:sz="0" w:space="0" w:color="auto"/>
        <w:right w:val="none" w:sz="0" w:space="0" w:color="auto"/>
      </w:divBdr>
    </w:div>
    <w:div w:id="669598671">
      <w:bodyDiv w:val="1"/>
      <w:marLeft w:val="0"/>
      <w:marRight w:val="0"/>
      <w:marTop w:val="0"/>
      <w:marBottom w:val="0"/>
      <w:divBdr>
        <w:top w:val="none" w:sz="0" w:space="0" w:color="auto"/>
        <w:left w:val="none" w:sz="0" w:space="0" w:color="auto"/>
        <w:bottom w:val="none" w:sz="0" w:space="0" w:color="auto"/>
        <w:right w:val="none" w:sz="0" w:space="0" w:color="auto"/>
      </w:divBdr>
    </w:div>
    <w:div w:id="675229281">
      <w:bodyDiv w:val="1"/>
      <w:marLeft w:val="0"/>
      <w:marRight w:val="0"/>
      <w:marTop w:val="0"/>
      <w:marBottom w:val="0"/>
      <w:divBdr>
        <w:top w:val="none" w:sz="0" w:space="0" w:color="auto"/>
        <w:left w:val="none" w:sz="0" w:space="0" w:color="auto"/>
        <w:bottom w:val="none" w:sz="0" w:space="0" w:color="auto"/>
        <w:right w:val="none" w:sz="0" w:space="0" w:color="auto"/>
      </w:divBdr>
    </w:div>
    <w:div w:id="679042543">
      <w:bodyDiv w:val="1"/>
      <w:marLeft w:val="0"/>
      <w:marRight w:val="0"/>
      <w:marTop w:val="0"/>
      <w:marBottom w:val="0"/>
      <w:divBdr>
        <w:top w:val="none" w:sz="0" w:space="0" w:color="auto"/>
        <w:left w:val="none" w:sz="0" w:space="0" w:color="auto"/>
        <w:bottom w:val="none" w:sz="0" w:space="0" w:color="auto"/>
        <w:right w:val="none" w:sz="0" w:space="0" w:color="auto"/>
      </w:divBdr>
    </w:div>
    <w:div w:id="688415563">
      <w:bodyDiv w:val="1"/>
      <w:marLeft w:val="0"/>
      <w:marRight w:val="0"/>
      <w:marTop w:val="0"/>
      <w:marBottom w:val="0"/>
      <w:divBdr>
        <w:top w:val="none" w:sz="0" w:space="0" w:color="auto"/>
        <w:left w:val="none" w:sz="0" w:space="0" w:color="auto"/>
        <w:bottom w:val="none" w:sz="0" w:space="0" w:color="auto"/>
        <w:right w:val="none" w:sz="0" w:space="0" w:color="auto"/>
      </w:divBdr>
    </w:div>
    <w:div w:id="688724253">
      <w:bodyDiv w:val="1"/>
      <w:marLeft w:val="0"/>
      <w:marRight w:val="0"/>
      <w:marTop w:val="0"/>
      <w:marBottom w:val="0"/>
      <w:divBdr>
        <w:top w:val="none" w:sz="0" w:space="0" w:color="auto"/>
        <w:left w:val="none" w:sz="0" w:space="0" w:color="auto"/>
        <w:bottom w:val="none" w:sz="0" w:space="0" w:color="auto"/>
        <w:right w:val="none" w:sz="0" w:space="0" w:color="auto"/>
      </w:divBdr>
    </w:div>
    <w:div w:id="689379551">
      <w:bodyDiv w:val="1"/>
      <w:marLeft w:val="0"/>
      <w:marRight w:val="0"/>
      <w:marTop w:val="0"/>
      <w:marBottom w:val="0"/>
      <w:divBdr>
        <w:top w:val="none" w:sz="0" w:space="0" w:color="auto"/>
        <w:left w:val="none" w:sz="0" w:space="0" w:color="auto"/>
        <w:bottom w:val="none" w:sz="0" w:space="0" w:color="auto"/>
        <w:right w:val="none" w:sz="0" w:space="0" w:color="auto"/>
      </w:divBdr>
    </w:div>
    <w:div w:id="691152053">
      <w:bodyDiv w:val="1"/>
      <w:marLeft w:val="0"/>
      <w:marRight w:val="0"/>
      <w:marTop w:val="0"/>
      <w:marBottom w:val="0"/>
      <w:divBdr>
        <w:top w:val="none" w:sz="0" w:space="0" w:color="auto"/>
        <w:left w:val="none" w:sz="0" w:space="0" w:color="auto"/>
        <w:bottom w:val="none" w:sz="0" w:space="0" w:color="auto"/>
        <w:right w:val="none" w:sz="0" w:space="0" w:color="auto"/>
      </w:divBdr>
    </w:div>
    <w:div w:id="709107028">
      <w:bodyDiv w:val="1"/>
      <w:marLeft w:val="0"/>
      <w:marRight w:val="0"/>
      <w:marTop w:val="0"/>
      <w:marBottom w:val="0"/>
      <w:divBdr>
        <w:top w:val="none" w:sz="0" w:space="0" w:color="auto"/>
        <w:left w:val="none" w:sz="0" w:space="0" w:color="auto"/>
        <w:bottom w:val="none" w:sz="0" w:space="0" w:color="auto"/>
        <w:right w:val="none" w:sz="0" w:space="0" w:color="auto"/>
      </w:divBdr>
    </w:div>
    <w:div w:id="711197058">
      <w:bodyDiv w:val="1"/>
      <w:marLeft w:val="0"/>
      <w:marRight w:val="0"/>
      <w:marTop w:val="0"/>
      <w:marBottom w:val="0"/>
      <w:divBdr>
        <w:top w:val="none" w:sz="0" w:space="0" w:color="auto"/>
        <w:left w:val="none" w:sz="0" w:space="0" w:color="auto"/>
        <w:bottom w:val="none" w:sz="0" w:space="0" w:color="auto"/>
        <w:right w:val="none" w:sz="0" w:space="0" w:color="auto"/>
      </w:divBdr>
    </w:div>
    <w:div w:id="739013901">
      <w:bodyDiv w:val="1"/>
      <w:marLeft w:val="0"/>
      <w:marRight w:val="0"/>
      <w:marTop w:val="0"/>
      <w:marBottom w:val="0"/>
      <w:divBdr>
        <w:top w:val="none" w:sz="0" w:space="0" w:color="auto"/>
        <w:left w:val="none" w:sz="0" w:space="0" w:color="auto"/>
        <w:bottom w:val="none" w:sz="0" w:space="0" w:color="auto"/>
        <w:right w:val="none" w:sz="0" w:space="0" w:color="auto"/>
      </w:divBdr>
    </w:div>
    <w:div w:id="751973699">
      <w:bodyDiv w:val="1"/>
      <w:marLeft w:val="0"/>
      <w:marRight w:val="0"/>
      <w:marTop w:val="0"/>
      <w:marBottom w:val="0"/>
      <w:divBdr>
        <w:top w:val="none" w:sz="0" w:space="0" w:color="auto"/>
        <w:left w:val="none" w:sz="0" w:space="0" w:color="auto"/>
        <w:bottom w:val="none" w:sz="0" w:space="0" w:color="auto"/>
        <w:right w:val="none" w:sz="0" w:space="0" w:color="auto"/>
      </w:divBdr>
    </w:div>
    <w:div w:id="755981102">
      <w:bodyDiv w:val="1"/>
      <w:marLeft w:val="0"/>
      <w:marRight w:val="0"/>
      <w:marTop w:val="0"/>
      <w:marBottom w:val="0"/>
      <w:divBdr>
        <w:top w:val="none" w:sz="0" w:space="0" w:color="auto"/>
        <w:left w:val="none" w:sz="0" w:space="0" w:color="auto"/>
        <w:bottom w:val="none" w:sz="0" w:space="0" w:color="auto"/>
        <w:right w:val="none" w:sz="0" w:space="0" w:color="auto"/>
      </w:divBdr>
    </w:div>
    <w:div w:id="769547061">
      <w:bodyDiv w:val="1"/>
      <w:marLeft w:val="0"/>
      <w:marRight w:val="0"/>
      <w:marTop w:val="0"/>
      <w:marBottom w:val="0"/>
      <w:divBdr>
        <w:top w:val="none" w:sz="0" w:space="0" w:color="auto"/>
        <w:left w:val="none" w:sz="0" w:space="0" w:color="auto"/>
        <w:bottom w:val="none" w:sz="0" w:space="0" w:color="auto"/>
        <w:right w:val="none" w:sz="0" w:space="0" w:color="auto"/>
      </w:divBdr>
    </w:div>
    <w:div w:id="772092670">
      <w:bodyDiv w:val="1"/>
      <w:marLeft w:val="0"/>
      <w:marRight w:val="0"/>
      <w:marTop w:val="0"/>
      <w:marBottom w:val="0"/>
      <w:divBdr>
        <w:top w:val="none" w:sz="0" w:space="0" w:color="auto"/>
        <w:left w:val="none" w:sz="0" w:space="0" w:color="auto"/>
        <w:bottom w:val="none" w:sz="0" w:space="0" w:color="auto"/>
        <w:right w:val="none" w:sz="0" w:space="0" w:color="auto"/>
      </w:divBdr>
    </w:div>
    <w:div w:id="783382465">
      <w:bodyDiv w:val="1"/>
      <w:marLeft w:val="0"/>
      <w:marRight w:val="0"/>
      <w:marTop w:val="0"/>
      <w:marBottom w:val="0"/>
      <w:divBdr>
        <w:top w:val="none" w:sz="0" w:space="0" w:color="auto"/>
        <w:left w:val="none" w:sz="0" w:space="0" w:color="auto"/>
        <w:bottom w:val="none" w:sz="0" w:space="0" w:color="auto"/>
        <w:right w:val="none" w:sz="0" w:space="0" w:color="auto"/>
      </w:divBdr>
    </w:div>
    <w:div w:id="783505124">
      <w:bodyDiv w:val="1"/>
      <w:marLeft w:val="0"/>
      <w:marRight w:val="0"/>
      <w:marTop w:val="0"/>
      <w:marBottom w:val="0"/>
      <w:divBdr>
        <w:top w:val="none" w:sz="0" w:space="0" w:color="auto"/>
        <w:left w:val="none" w:sz="0" w:space="0" w:color="auto"/>
        <w:bottom w:val="none" w:sz="0" w:space="0" w:color="auto"/>
        <w:right w:val="none" w:sz="0" w:space="0" w:color="auto"/>
      </w:divBdr>
    </w:div>
    <w:div w:id="783767012">
      <w:bodyDiv w:val="1"/>
      <w:marLeft w:val="0"/>
      <w:marRight w:val="0"/>
      <w:marTop w:val="0"/>
      <w:marBottom w:val="0"/>
      <w:divBdr>
        <w:top w:val="none" w:sz="0" w:space="0" w:color="auto"/>
        <w:left w:val="none" w:sz="0" w:space="0" w:color="auto"/>
        <w:bottom w:val="none" w:sz="0" w:space="0" w:color="auto"/>
        <w:right w:val="none" w:sz="0" w:space="0" w:color="auto"/>
      </w:divBdr>
    </w:div>
    <w:div w:id="786241621">
      <w:bodyDiv w:val="1"/>
      <w:marLeft w:val="0"/>
      <w:marRight w:val="0"/>
      <w:marTop w:val="0"/>
      <w:marBottom w:val="0"/>
      <w:divBdr>
        <w:top w:val="none" w:sz="0" w:space="0" w:color="auto"/>
        <w:left w:val="none" w:sz="0" w:space="0" w:color="auto"/>
        <w:bottom w:val="none" w:sz="0" w:space="0" w:color="auto"/>
        <w:right w:val="none" w:sz="0" w:space="0" w:color="auto"/>
      </w:divBdr>
    </w:div>
    <w:div w:id="812259192">
      <w:bodyDiv w:val="1"/>
      <w:marLeft w:val="0"/>
      <w:marRight w:val="0"/>
      <w:marTop w:val="0"/>
      <w:marBottom w:val="0"/>
      <w:divBdr>
        <w:top w:val="none" w:sz="0" w:space="0" w:color="auto"/>
        <w:left w:val="none" w:sz="0" w:space="0" w:color="auto"/>
        <w:bottom w:val="none" w:sz="0" w:space="0" w:color="auto"/>
        <w:right w:val="none" w:sz="0" w:space="0" w:color="auto"/>
      </w:divBdr>
    </w:div>
    <w:div w:id="814830982">
      <w:bodyDiv w:val="1"/>
      <w:marLeft w:val="0"/>
      <w:marRight w:val="0"/>
      <w:marTop w:val="0"/>
      <w:marBottom w:val="0"/>
      <w:divBdr>
        <w:top w:val="none" w:sz="0" w:space="0" w:color="auto"/>
        <w:left w:val="none" w:sz="0" w:space="0" w:color="auto"/>
        <w:bottom w:val="none" w:sz="0" w:space="0" w:color="auto"/>
        <w:right w:val="none" w:sz="0" w:space="0" w:color="auto"/>
      </w:divBdr>
    </w:div>
    <w:div w:id="815412737">
      <w:bodyDiv w:val="1"/>
      <w:marLeft w:val="0"/>
      <w:marRight w:val="0"/>
      <w:marTop w:val="0"/>
      <w:marBottom w:val="0"/>
      <w:divBdr>
        <w:top w:val="none" w:sz="0" w:space="0" w:color="auto"/>
        <w:left w:val="none" w:sz="0" w:space="0" w:color="auto"/>
        <w:bottom w:val="none" w:sz="0" w:space="0" w:color="auto"/>
        <w:right w:val="none" w:sz="0" w:space="0" w:color="auto"/>
      </w:divBdr>
    </w:div>
    <w:div w:id="833107265">
      <w:bodyDiv w:val="1"/>
      <w:marLeft w:val="0"/>
      <w:marRight w:val="0"/>
      <w:marTop w:val="0"/>
      <w:marBottom w:val="0"/>
      <w:divBdr>
        <w:top w:val="none" w:sz="0" w:space="0" w:color="auto"/>
        <w:left w:val="none" w:sz="0" w:space="0" w:color="auto"/>
        <w:bottom w:val="none" w:sz="0" w:space="0" w:color="auto"/>
        <w:right w:val="none" w:sz="0" w:space="0" w:color="auto"/>
      </w:divBdr>
    </w:div>
    <w:div w:id="835848961">
      <w:bodyDiv w:val="1"/>
      <w:marLeft w:val="0"/>
      <w:marRight w:val="0"/>
      <w:marTop w:val="0"/>
      <w:marBottom w:val="0"/>
      <w:divBdr>
        <w:top w:val="none" w:sz="0" w:space="0" w:color="auto"/>
        <w:left w:val="none" w:sz="0" w:space="0" w:color="auto"/>
        <w:bottom w:val="none" w:sz="0" w:space="0" w:color="auto"/>
        <w:right w:val="none" w:sz="0" w:space="0" w:color="auto"/>
      </w:divBdr>
    </w:div>
    <w:div w:id="841050901">
      <w:bodyDiv w:val="1"/>
      <w:marLeft w:val="0"/>
      <w:marRight w:val="0"/>
      <w:marTop w:val="0"/>
      <w:marBottom w:val="0"/>
      <w:divBdr>
        <w:top w:val="none" w:sz="0" w:space="0" w:color="auto"/>
        <w:left w:val="none" w:sz="0" w:space="0" w:color="auto"/>
        <w:bottom w:val="none" w:sz="0" w:space="0" w:color="auto"/>
        <w:right w:val="none" w:sz="0" w:space="0" w:color="auto"/>
      </w:divBdr>
    </w:div>
    <w:div w:id="847253270">
      <w:bodyDiv w:val="1"/>
      <w:marLeft w:val="0"/>
      <w:marRight w:val="0"/>
      <w:marTop w:val="0"/>
      <w:marBottom w:val="0"/>
      <w:divBdr>
        <w:top w:val="none" w:sz="0" w:space="0" w:color="auto"/>
        <w:left w:val="none" w:sz="0" w:space="0" w:color="auto"/>
        <w:bottom w:val="none" w:sz="0" w:space="0" w:color="auto"/>
        <w:right w:val="none" w:sz="0" w:space="0" w:color="auto"/>
      </w:divBdr>
    </w:div>
    <w:div w:id="847866235">
      <w:bodyDiv w:val="1"/>
      <w:marLeft w:val="0"/>
      <w:marRight w:val="0"/>
      <w:marTop w:val="0"/>
      <w:marBottom w:val="0"/>
      <w:divBdr>
        <w:top w:val="none" w:sz="0" w:space="0" w:color="auto"/>
        <w:left w:val="none" w:sz="0" w:space="0" w:color="auto"/>
        <w:bottom w:val="none" w:sz="0" w:space="0" w:color="auto"/>
        <w:right w:val="none" w:sz="0" w:space="0" w:color="auto"/>
      </w:divBdr>
    </w:div>
    <w:div w:id="855000786">
      <w:bodyDiv w:val="1"/>
      <w:marLeft w:val="0"/>
      <w:marRight w:val="0"/>
      <w:marTop w:val="0"/>
      <w:marBottom w:val="0"/>
      <w:divBdr>
        <w:top w:val="none" w:sz="0" w:space="0" w:color="auto"/>
        <w:left w:val="none" w:sz="0" w:space="0" w:color="auto"/>
        <w:bottom w:val="none" w:sz="0" w:space="0" w:color="auto"/>
        <w:right w:val="none" w:sz="0" w:space="0" w:color="auto"/>
      </w:divBdr>
    </w:div>
    <w:div w:id="857886439">
      <w:bodyDiv w:val="1"/>
      <w:marLeft w:val="0"/>
      <w:marRight w:val="0"/>
      <w:marTop w:val="0"/>
      <w:marBottom w:val="0"/>
      <w:divBdr>
        <w:top w:val="none" w:sz="0" w:space="0" w:color="auto"/>
        <w:left w:val="none" w:sz="0" w:space="0" w:color="auto"/>
        <w:bottom w:val="none" w:sz="0" w:space="0" w:color="auto"/>
        <w:right w:val="none" w:sz="0" w:space="0" w:color="auto"/>
      </w:divBdr>
    </w:div>
    <w:div w:id="863707520">
      <w:bodyDiv w:val="1"/>
      <w:marLeft w:val="0"/>
      <w:marRight w:val="0"/>
      <w:marTop w:val="0"/>
      <w:marBottom w:val="0"/>
      <w:divBdr>
        <w:top w:val="none" w:sz="0" w:space="0" w:color="auto"/>
        <w:left w:val="none" w:sz="0" w:space="0" w:color="auto"/>
        <w:bottom w:val="none" w:sz="0" w:space="0" w:color="auto"/>
        <w:right w:val="none" w:sz="0" w:space="0" w:color="auto"/>
      </w:divBdr>
    </w:div>
    <w:div w:id="866677481">
      <w:bodyDiv w:val="1"/>
      <w:marLeft w:val="0"/>
      <w:marRight w:val="0"/>
      <w:marTop w:val="0"/>
      <w:marBottom w:val="0"/>
      <w:divBdr>
        <w:top w:val="none" w:sz="0" w:space="0" w:color="auto"/>
        <w:left w:val="none" w:sz="0" w:space="0" w:color="auto"/>
        <w:bottom w:val="none" w:sz="0" w:space="0" w:color="auto"/>
        <w:right w:val="none" w:sz="0" w:space="0" w:color="auto"/>
      </w:divBdr>
    </w:div>
    <w:div w:id="881287868">
      <w:bodyDiv w:val="1"/>
      <w:marLeft w:val="0"/>
      <w:marRight w:val="0"/>
      <w:marTop w:val="0"/>
      <w:marBottom w:val="0"/>
      <w:divBdr>
        <w:top w:val="none" w:sz="0" w:space="0" w:color="auto"/>
        <w:left w:val="none" w:sz="0" w:space="0" w:color="auto"/>
        <w:bottom w:val="none" w:sz="0" w:space="0" w:color="auto"/>
        <w:right w:val="none" w:sz="0" w:space="0" w:color="auto"/>
      </w:divBdr>
    </w:div>
    <w:div w:id="901449959">
      <w:bodyDiv w:val="1"/>
      <w:marLeft w:val="0"/>
      <w:marRight w:val="0"/>
      <w:marTop w:val="0"/>
      <w:marBottom w:val="0"/>
      <w:divBdr>
        <w:top w:val="none" w:sz="0" w:space="0" w:color="auto"/>
        <w:left w:val="none" w:sz="0" w:space="0" w:color="auto"/>
        <w:bottom w:val="none" w:sz="0" w:space="0" w:color="auto"/>
        <w:right w:val="none" w:sz="0" w:space="0" w:color="auto"/>
      </w:divBdr>
    </w:div>
    <w:div w:id="921641651">
      <w:bodyDiv w:val="1"/>
      <w:marLeft w:val="0"/>
      <w:marRight w:val="0"/>
      <w:marTop w:val="0"/>
      <w:marBottom w:val="0"/>
      <w:divBdr>
        <w:top w:val="none" w:sz="0" w:space="0" w:color="auto"/>
        <w:left w:val="none" w:sz="0" w:space="0" w:color="auto"/>
        <w:bottom w:val="none" w:sz="0" w:space="0" w:color="auto"/>
        <w:right w:val="none" w:sz="0" w:space="0" w:color="auto"/>
      </w:divBdr>
    </w:div>
    <w:div w:id="928780346">
      <w:bodyDiv w:val="1"/>
      <w:marLeft w:val="0"/>
      <w:marRight w:val="0"/>
      <w:marTop w:val="0"/>
      <w:marBottom w:val="0"/>
      <w:divBdr>
        <w:top w:val="none" w:sz="0" w:space="0" w:color="auto"/>
        <w:left w:val="none" w:sz="0" w:space="0" w:color="auto"/>
        <w:bottom w:val="none" w:sz="0" w:space="0" w:color="auto"/>
        <w:right w:val="none" w:sz="0" w:space="0" w:color="auto"/>
      </w:divBdr>
    </w:div>
    <w:div w:id="937714532">
      <w:bodyDiv w:val="1"/>
      <w:marLeft w:val="0"/>
      <w:marRight w:val="0"/>
      <w:marTop w:val="0"/>
      <w:marBottom w:val="0"/>
      <w:divBdr>
        <w:top w:val="none" w:sz="0" w:space="0" w:color="auto"/>
        <w:left w:val="none" w:sz="0" w:space="0" w:color="auto"/>
        <w:bottom w:val="none" w:sz="0" w:space="0" w:color="auto"/>
        <w:right w:val="none" w:sz="0" w:space="0" w:color="auto"/>
      </w:divBdr>
    </w:div>
    <w:div w:id="970016698">
      <w:bodyDiv w:val="1"/>
      <w:marLeft w:val="0"/>
      <w:marRight w:val="0"/>
      <w:marTop w:val="0"/>
      <w:marBottom w:val="0"/>
      <w:divBdr>
        <w:top w:val="none" w:sz="0" w:space="0" w:color="auto"/>
        <w:left w:val="none" w:sz="0" w:space="0" w:color="auto"/>
        <w:bottom w:val="none" w:sz="0" w:space="0" w:color="auto"/>
        <w:right w:val="none" w:sz="0" w:space="0" w:color="auto"/>
      </w:divBdr>
    </w:div>
    <w:div w:id="1004819078">
      <w:bodyDiv w:val="1"/>
      <w:marLeft w:val="0"/>
      <w:marRight w:val="0"/>
      <w:marTop w:val="0"/>
      <w:marBottom w:val="0"/>
      <w:divBdr>
        <w:top w:val="none" w:sz="0" w:space="0" w:color="auto"/>
        <w:left w:val="none" w:sz="0" w:space="0" w:color="auto"/>
        <w:bottom w:val="none" w:sz="0" w:space="0" w:color="auto"/>
        <w:right w:val="none" w:sz="0" w:space="0" w:color="auto"/>
      </w:divBdr>
    </w:div>
    <w:div w:id="1005205389">
      <w:bodyDiv w:val="1"/>
      <w:marLeft w:val="0"/>
      <w:marRight w:val="0"/>
      <w:marTop w:val="0"/>
      <w:marBottom w:val="0"/>
      <w:divBdr>
        <w:top w:val="none" w:sz="0" w:space="0" w:color="auto"/>
        <w:left w:val="none" w:sz="0" w:space="0" w:color="auto"/>
        <w:bottom w:val="none" w:sz="0" w:space="0" w:color="auto"/>
        <w:right w:val="none" w:sz="0" w:space="0" w:color="auto"/>
      </w:divBdr>
    </w:div>
    <w:div w:id="1006782439">
      <w:bodyDiv w:val="1"/>
      <w:marLeft w:val="0"/>
      <w:marRight w:val="0"/>
      <w:marTop w:val="0"/>
      <w:marBottom w:val="0"/>
      <w:divBdr>
        <w:top w:val="none" w:sz="0" w:space="0" w:color="auto"/>
        <w:left w:val="none" w:sz="0" w:space="0" w:color="auto"/>
        <w:bottom w:val="none" w:sz="0" w:space="0" w:color="auto"/>
        <w:right w:val="none" w:sz="0" w:space="0" w:color="auto"/>
      </w:divBdr>
    </w:div>
    <w:div w:id="1013847950">
      <w:bodyDiv w:val="1"/>
      <w:marLeft w:val="0"/>
      <w:marRight w:val="0"/>
      <w:marTop w:val="0"/>
      <w:marBottom w:val="0"/>
      <w:divBdr>
        <w:top w:val="none" w:sz="0" w:space="0" w:color="auto"/>
        <w:left w:val="none" w:sz="0" w:space="0" w:color="auto"/>
        <w:bottom w:val="none" w:sz="0" w:space="0" w:color="auto"/>
        <w:right w:val="none" w:sz="0" w:space="0" w:color="auto"/>
      </w:divBdr>
    </w:div>
    <w:div w:id="1014920637">
      <w:bodyDiv w:val="1"/>
      <w:marLeft w:val="0"/>
      <w:marRight w:val="0"/>
      <w:marTop w:val="0"/>
      <w:marBottom w:val="0"/>
      <w:divBdr>
        <w:top w:val="none" w:sz="0" w:space="0" w:color="auto"/>
        <w:left w:val="none" w:sz="0" w:space="0" w:color="auto"/>
        <w:bottom w:val="none" w:sz="0" w:space="0" w:color="auto"/>
        <w:right w:val="none" w:sz="0" w:space="0" w:color="auto"/>
      </w:divBdr>
    </w:div>
    <w:div w:id="1018653411">
      <w:bodyDiv w:val="1"/>
      <w:marLeft w:val="0"/>
      <w:marRight w:val="0"/>
      <w:marTop w:val="0"/>
      <w:marBottom w:val="0"/>
      <w:divBdr>
        <w:top w:val="none" w:sz="0" w:space="0" w:color="auto"/>
        <w:left w:val="none" w:sz="0" w:space="0" w:color="auto"/>
        <w:bottom w:val="none" w:sz="0" w:space="0" w:color="auto"/>
        <w:right w:val="none" w:sz="0" w:space="0" w:color="auto"/>
      </w:divBdr>
    </w:div>
    <w:div w:id="1047878309">
      <w:bodyDiv w:val="1"/>
      <w:marLeft w:val="0"/>
      <w:marRight w:val="0"/>
      <w:marTop w:val="0"/>
      <w:marBottom w:val="0"/>
      <w:divBdr>
        <w:top w:val="none" w:sz="0" w:space="0" w:color="auto"/>
        <w:left w:val="none" w:sz="0" w:space="0" w:color="auto"/>
        <w:bottom w:val="none" w:sz="0" w:space="0" w:color="auto"/>
        <w:right w:val="none" w:sz="0" w:space="0" w:color="auto"/>
      </w:divBdr>
    </w:div>
    <w:div w:id="1055814245">
      <w:bodyDiv w:val="1"/>
      <w:marLeft w:val="0"/>
      <w:marRight w:val="0"/>
      <w:marTop w:val="0"/>
      <w:marBottom w:val="0"/>
      <w:divBdr>
        <w:top w:val="none" w:sz="0" w:space="0" w:color="auto"/>
        <w:left w:val="none" w:sz="0" w:space="0" w:color="auto"/>
        <w:bottom w:val="none" w:sz="0" w:space="0" w:color="auto"/>
        <w:right w:val="none" w:sz="0" w:space="0" w:color="auto"/>
      </w:divBdr>
    </w:div>
    <w:div w:id="1056122985">
      <w:bodyDiv w:val="1"/>
      <w:marLeft w:val="0"/>
      <w:marRight w:val="0"/>
      <w:marTop w:val="0"/>
      <w:marBottom w:val="0"/>
      <w:divBdr>
        <w:top w:val="none" w:sz="0" w:space="0" w:color="auto"/>
        <w:left w:val="none" w:sz="0" w:space="0" w:color="auto"/>
        <w:bottom w:val="none" w:sz="0" w:space="0" w:color="auto"/>
        <w:right w:val="none" w:sz="0" w:space="0" w:color="auto"/>
      </w:divBdr>
    </w:div>
    <w:div w:id="1066419108">
      <w:bodyDiv w:val="1"/>
      <w:marLeft w:val="0"/>
      <w:marRight w:val="0"/>
      <w:marTop w:val="0"/>
      <w:marBottom w:val="0"/>
      <w:divBdr>
        <w:top w:val="none" w:sz="0" w:space="0" w:color="auto"/>
        <w:left w:val="none" w:sz="0" w:space="0" w:color="auto"/>
        <w:bottom w:val="none" w:sz="0" w:space="0" w:color="auto"/>
        <w:right w:val="none" w:sz="0" w:space="0" w:color="auto"/>
      </w:divBdr>
    </w:div>
    <w:div w:id="1068191550">
      <w:bodyDiv w:val="1"/>
      <w:marLeft w:val="0"/>
      <w:marRight w:val="0"/>
      <w:marTop w:val="0"/>
      <w:marBottom w:val="0"/>
      <w:divBdr>
        <w:top w:val="none" w:sz="0" w:space="0" w:color="auto"/>
        <w:left w:val="none" w:sz="0" w:space="0" w:color="auto"/>
        <w:bottom w:val="none" w:sz="0" w:space="0" w:color="auto"/>
        <w:right w:val="none" w:sz="0" w:space="0" w:color="auto"/>
      </w:divBdr>
    </w:div>
    <w:div w:id="1081951893">
      <w:bodyDiv w:val="1"/>
      <w:marLeft w:val="0"/>
      <w:marRight w:val="0"/>
      <w:marTop w:val="0"/>
      <w:marBottom w:val="0"/>
      <w:divBdr>
        <w:top w:val="none" w:sz="0" w:space="0" w:color="auto"/>
        <w:left w:val="none" w:sz="0" w:space="0" w:color="auto"/>
        <w:bottom w:val="none" w:sz="0" w:space="0" w:color="auto"/>
        <w:right w:val="none" w:sz="0" w:space="0" w:color="auto"/>
      </w:divBdr>
    </w:div>
    <w:div w:id="1092361146">
      <w:bodyDiv w:val="1"/>
      <w:marLeft w:val="0"/>
      <w:marRight w:val="0"/>
      <w:marTop w:val="0"/>
      <w:marBottom w:val="0"/>
      <w:divBdr>
        <w:top w:val="none" w:sz="0" w:space="0" w:color="auto"/>
        <w:left w:val="none" w:sz="0" w:space="0" w:color="auto"/>
        <w:bottom w:val="none" w:sz="0" w:space="0" w:color="auto"/>
        <w:right w:val="none" w:sz="0" w:space="0" w:color="auto"/>
      </w:divBdr>
    </w:div>
    <w:div w:id="1114980463">
      <w:bodyDiv w:val="1"/>
      <w:marLeft w:val="0"/>
      <w:marRight w:val="0"/>
      <w:marTop w:val="0"/>
      <w:marBottom w:val="0"/>
      <w:divBdr>
        <w:top w:val="none" w:sz="0" w:space="0" w:color="auto"/>
        <w:left w:val="none" w:sz="0" w:space="0" w:color="auto"/>
        <w:bottom w:val="none" w:sz="0" w:space="0" w:color="auto"/>
        <w:right w:val="none" w:sz="0" w:space="0" w:color="auto"/>
      </w:divBdr>
    </w:div>
    <w:div w:id="1118523664">
      <w:bodyDiv w:val="1"/>
      <w:marLeft w:val="0"/>
      <w:marRight w:val="0"/>
      <w:marTop w:val="0"/>
      <w:marBottom w:val="0"/>
      <w:divBdr>
        <w:top w:val="none" w:sz="0" w:space="0" w:color="auto"/>
        <w:left w:val="none" w:sz="0" w:space="0" w:color="auto"/>
        <w:bottom w:val="none" w:sz="0" w:space="0" w:color="auto"/>
        <w:right w:val="none" w:sz="0" w:space="0" w:color="auto"/>
      </w:divBdr>
    </w:div>
    <w:div w:id="1135876111">
      <w:bodyDiv w:val="1"/>
      <w:marLeft w:val="0"/>
      <w:marRight w:val="0"/>
      <w:marTop w:val="0"/>
      <w:marBottom w:val="0"/>
      <w:divBdr>
        <w:top w:val="none" w:sz="0" w:space="0" w:color="auto"/>
        <w:left w:val="none" w:sz="0" w:space="0" w:color="auto"/>
        <w:bottom w:val="none" w:sz="0" w:space="0" w:color="auto"/>
        <w:right w:val="none" w:sz="0" w:space="0" w:color="auto"/>
      </w:divBdr>
    </w:div>
    <w:div w:id="1136265223">
      <w:bodyDiv w:val="1"/>
      <w:marLeft w:val="0"/>
      <w:marRight w:val="0"/>
      <w:marTop w:val="0"/>
      <w:marBottom w:val="0"/>
      <w:divBdr>
        <w:top w:val="none" w:sz="0" w:space="0" w:color="auto"/>
        <w:left w:val="none" w:sz="0" w:space="0" w:color="auto"/>
        <w:bottom w:val="none" w:sz="0" w:space="0" w:color="auto"/>
        <w:right w:val="none" w:sz="0" w:space="0" w:color="auto"/>
      </w:divBdr>
    </w:div>
    <w:div w:id="1144664776">
      <w:bodyDiv w:val="1"/>
      <w:marLeft w:val="0"/>
      <w:marRight w:val="0"/>
      <w:marTop w:val="0"/>
      <w:marBottom w:val="0"/>
      <w:divBdr>
        <w:top w:val="none" w:sz="0" w:space="0" w:color="auto"/>
        <w:left w:val="none" w:sz="0" w:space="0" w:color="auto"/>
        <w:bottom w:val="none" w:sz="0" w:space="0" w:color="auto"/>
        <w:right w:val="none" w:sz="0" w:space="0" w:color="auto"/>
      </w:divBdr>
    </w:div>
    <w:div w:id="1162427525">
      <w:bodyDiv w:val="1"/>
      <w:marLeft w:val="0"/>
      <w:marRight w:val="0"/>
      <w:marTop w:val="0"/>
      <w:marBottom w:val="0"/>
      <w:divBdr>
        <w:top w:val="none" w:sz="0" w:space="0" w:color="auto"/>
        <w:left w:val="none" w:sz="0" w:space="0" w:color="auto"/>
        <w:bottom w:val="none" w:sz="0" w:space="0" w:color="auto"/>
        <w:right w:val="none" w:sz="0" w:space="0" w:color="auto"/>
      </w:divBdr>
    </w:div>
    <w:div w:id="1168249625">
      <w:bodyDiv w:val="1"/>
      <w:marLeft w:val="0"/>
      <w:marRight w:val="0"/>
      <w:marTop w:val="0"/>
      <w:marBottom w:val="0"/>
      <w:divBdr>
        <w:top w:val="none" w:sz="0" w:space="0" w:color="auto"/>
        <w:left w:val="none" w:sz="0" w:space="0" w:color="auto"/>
        <w:bottom w:val="none" w:sz="0" w:space="0" w:color="auto"/>
        <w:right w:val="none" w:sz="0" w:space="0" w:color="auto"/>
      </w:divBdr>
    </w:div>
    <w:div w:id="1179394199">
      <w:bodyDiv w:val="1"/>
      <w:marLeft w:val="0"/>
      <w:marRight w:val="0"/>
      <w:marTop w:val="0"/>
      <w:marBottom w:val="0"/>
      <w:divBdr>
        <w:top w:val="none" w:sz="0" w:space="0" w:color="auto"/>
        <w:left w:val="none" w:sz="0" w:space="0" w:color="auto"/>
        <w:bottom w:val="none" w:sz="0" w:space="0" w:color="auto"/>
        <w:right w:val="none" w:sz="0" w:space="0" w:color="auto"/>
      </w:divBdr>
    </w:div>
    <w:div w:id="1201169835">
      <w:bodyDiv w:val="1"/>
      <w:marLeft w:val="0"/>
      <w:marRight w:val="0"/>
      <w:marTop w:val="0"/>
      <w:marBottom w:val="0"/>
      <w:divBdr>
        <w:top w:val="none" w:sz="0" w:space="0" w:color="auto"/>
        <w:left w:val="none" w:sz="0" w:space="0" w:color="auto"/>
        <w:bottom w:val="none" w:sz="0" w:space="0" w:color="auto"/>
        <w:right w:val="none" w:sz="0" w:space="0" w:color="auto"/>
      </w:divBdr>
    </w:div>
    <w:div w:id="1201212961">
      <w:bodyDiv w:val="1"/>
      <w:marLeft w:val="0"/>
      <w:marRight w:val="0"/>
      <w:marTop w:val="0"/>
      <w:marBottom w:val="0"/>
      <w:divBdr>
        <w:top w:val="none" w:sz="0" w:space="0" w:color="auto"/>
        <w:left w:val="none" w:sz="0" w:space="0" w:color="auto"/>
        <w:bottom w:val="none" w:sz="0" w:space="0" w:color="auto"/>
        <w:right w:val="none" w:sz="0" w:space="0" w:color="auto"/>
      </w:divBdr>
    </w:div>
    <w:div w:id="1227568998">
      <w:bodyDiv w:val="1"/>
      <w:marLeft w:val="0"/>
      <w:marRight w:val="0"/>
      <w:marTop w:val="0"/>
      <w:marBottom w:val="0"/>
      <w:divBdr>
        <w:top w:val="none" w:sz="0" w:space="0" w:color="auto"/>
        <w:left w:val="none" w:sz="0" w:space="0" w:color="auto"/>
        <w:bottom w:val="none" w:sz="0" w:space="0" w:color="auto"/>
        <w:right w:val="none" w:sz="0" w:space="0" w:color="auto"/>
      </w:divBdr>
    </w:div>
    <w:div w:id="1228344125">
      <w:bodyDiv w:val="1"/>
      <w:marLeft w:val="0"/>
      <w:marRight w:val="0"/>
      <w:marTop w:val="0"/>
      <w:marBottom w:val="0"/>
      <w:divBdr>
        <w:top w:val="none" w:sz="0" w:space="0" w:color="auto"/>
        <w:left w:val="none" w:sz="0" w:space="0" w:color="auto"/>
        <w:bottom w:val="none" w:sz="0" w:space="0" w:color="auto"/>
        <w:right w:val="none" w:sz="0" w:space="0" w:color="auto"/>
      </w:divBdr>
    </w:div>
    <w:div w:id="1230119241">
      <w:bodyDiv w:val="1"/>
      <w:marLeft w:val="0"/>
      <w:marRight w:val="0"/>
      <w:marTop w:val="0"/>
      <w:marBottom w:val="0"/>
      <w:divBdr>
        <w:top w:val="none" w:sz="0" w:space="0" w:color="auto"/>
        <w:left w:val="none" w:sz="0" w:space="0" w:color="auto"/>
        <w:bottom w:val="none" w:sz="0" w:space="0" w:color="auto"/>
        <w:right w:val="none" w:sz="0" w:space="0" w:color="auto"/>
      </w:divBdr>
    </w:div>
    <w:div w:id="1237399456">
      <w:bodyDiv w:val="1"/>
      <w:marLeft w:val="0"/>
      <w:marRight w:val="0"/>
      <w:marTop w:val="0"/>
      <w:marBottom w:val="0"/>
      <w:divBdr>
        <w:top w:val="none" w:sz="0" w:space="0" w:color="auto"/>
        <w:left w:val="none" w:sz="0" w:space="0" w:color="auto"/>
        <w:bottom w:val="none" w:sz="0" w:space="0" w:color="auto"/>
        <w:right w:val="none" w:sz="0" w:space="0" w:color="auto"/>
      </w:divBdr>
    </w:div>
    <w:div w:id="1253472639">
      <w:bodyDiv w:val="1"/>
      <w:marLeft w:val="0"/>
      <w:marRight w:val="0"/>
      <w:marTop w:val="0"/>
      <w:marBottom w:val="0"/>
      <w:divBdr>
        <w:top w:val="none" w:sz="0" w:space="0" w:color="auto"/>
        <w:left w:val="none" w:sz="0" w:space="0" w:color="auto"/>
        <w:bottom w:val="none" w:sz="0" w:space="0" w:color="auto"/>
        <w:right w:val="none" w:sz="0" w:space="0" w:color="auto"/>
      </w:divBdr>
    </w:div>
    <w:div w:id="1258750483">
      <w:bodyDiv w:val="1"/>
      <w:marLeft w:val="0"/>
      <w:marRight w:val="0"/>
      <w:marTop w:val="0"/>
      <w:marBottom w:val="0"/>
      <w:divBdr>
        <w:top w:val="none" w:sz="0" w:space="0" w:color="auto"/>
        <w:left w:val="none" w:sz="0" w:space="0" w:color="auto"/>
        <w:bottom w:val="none" w:sz="0" w:space="0" w:color="auto"/>
        <w:right w:val="none" w:sz="0" w:space="0" w:color="auto"/>
      </w:divBdr>
    </w:div>
    <w:div w:id="1259557516">
      <w:bodyDiv w:val="1"/>
      <w:marLeft w:val="0"/>
      <w:marRight w:val="0"/>
      <w:marTop w:val="0"/>
      <w:marBottom w:val="0"/>
      <w:divBdr>
        <w:top w:val="none" w:sz="0" w:space="0" w:color="auto"/>
        <w:left w:val="none" w:sz="0" w:space="0" w:color="auto"/>
        <w:bottom w:val="none" w:sz="0" w:space="0" w:color="auto"/>
        <w:right w:val="none" w:sz="0" w:space="0" w:color="auto"/>
      </w:divBdr>
    </w:div>
    <w:div w:id="1288047020">
      <w:bodyDiv w:val="1"/>
      <w:marLeft w:val="0"/>
      <w:marRight w:val="0"/>
      <w:marTop w:val="0"/>
      <w:marBottom w:val="0"/>
      <w:divBdr>
        <w:top w:val="none" w:sz="0" w:space="0" w:color="auto"/>
        <w:left w:val="none" w:sz="0" w:space="0" w:color="auto"/>
        <w:bottom w:val="none" w:sz="0" w:space="0" w:color="auto"/>
        <w:right w:val="none" w:sz="0" w:space="0" w:color="auto"/>
      </w:divBdr>
    </w:div>
    <w:div w:id="1292127642">
      <w:bodyDiv w:val="1"/>
      <w:marLeft w:val="0"/>
      <w:marRight w:val="0"/>
      <w:marTop w:val="0"/>
      <w:marBottom w:val="0"/>
      <w:divBdr>
        <w:top w:val="none" w:sz="0" w:space="0" w:color="auto"/>
        <w:left w:val="none" w:sz="0" w:space="0" w:color="auto"/>
        <w:bottom w:val="none" w:sz="0" w:space="0" w:color="auto"/>
        <w:right w:val="none" w:sz="0" w:space="0" w:color="auto"/>
      </w:divBdr>
    </w:div>
    <w:div w:id="1292439927">
      <w:bodyDiv w:val="1"/>
      <w:marLeft w:val="0"/>
      <w:marRight w:val="0"/>
      <w:marTop w:val="0"/>
      <w:marBottom w:val="0"/>
      <w:divBdr>
        <w:top w:val="none" w:sz="0" w:space="0" w:color="auto"/>
        <w:left w:val="none" w:sz="0" w:space="0" w:color="auto"/>
        <w:bottom w:val="none" w:sz="0" w:space="0" w:color="auto"/>
        <w:right w:val="none" w:sz="0" w:space="0" w:color="auto"/>
      </w:divBdr>
    </w:div>
    <w:div w:id="1295058328">
      <w:bodyDiv w:val="1"/>
      <w:marLeft w:val="0"/>
      <w:marRight w:val="0"/>
      <w:marTop w:val="0"/>
      <w:marBottom w:val="0"/>
      <w:divBdr>
        <w:top w:val="none" w:sz="0" w:space="0" w:color="auto"/>
        <w:left w:val="none" w:sz="0" w:space="0" w:color="auto"/>
        <w:bottom w:val="none" w:sz="0" w:space="0" w:color="auto"/>
        <w:right w:val="none" w:sz="0" w:space="0" w:color="auto"/>
      </w:divBdr>
    </w:div>
    <w:div w:id="1303802876">
      <w:bodyDiv w:val="1"/>
      <w:marLeft w:val="0"/>
      <w:marRight w:val="0"/>
      <w:marTop w:val="0"/>
      <w:marBottom w:val="0"/>
      <w:divBdr>
        <w:top w:val="none" w:sz="0" w:space="0" w:color="auto"/>
        <w:left w:val="none" w:sz="0" w:space="0" w:color="auto"/>
        <w:bottom w:val="none" w:sz="0" w:space="0" w:color="auto"/>
        <w:right w:val="none" w:sz="0" w:space="0" w:color="auto"/>
      </w:divBdr>
    </w:div>
    <w:div w:id="1304195786">
      <w:bodyDiv w:val="1"/>
      <w:marLeft w:val="0"/>
      <w:marRight w:val="0"/>
      <w:marTop w:val="0"/>
      <w:marBottom w:val="0"/>
      <w:divBdr>
        <w:top w:val="none" w:sz="0" w:space="0" w:color="auto"/>
        <w:left w:val="none" w:sz="0" w:space="0" w:color="auto"/>
        <w:bottom w:val="none" w:sz="0" w:space="0" w:color="auto"/>
        <w:right w:val="none" w:sz="0" w:space="0" w:color="auto"/>
      </w:divBdr>
    </w:div>
    <w:div w:id="1306424483">
      <w:bodyDiv w:val="1"/>
      <w:marLeft w:val="0"/>
      <w:marRight w:val="0"/>
      <w:marTop w:val="0"/>
      <w:marBottom w:val="0"/>
      <w:divBdr>
        <w:top w:val="none" w:sz="0" w:space="0" w:color="auto"/>
        <w:left w:val="none" w:sz="0" w:space="0" w:color="auto"/>
        <w:bottom w:val="none" w:sz="0" w:space="0" w:color="auto"/>
        <w:right w:val="none" w:sz="0" w:space="0" w:color="auto"/>
      </w:divBdr>
    </w:div>
    <w:div w:id="1309822941">
      <w:bodyDiv w:val="1"/>
      <w:marLeft w:val="0"/>
      <w:marRight w:val="0"/>
      <w:marTop w:val="0"/>
      <w:marBottom w:val="0"/>
      <w:divBdr>
        <w:top w:val="none" w:sz="0" w:space="0" w:color="auto"/>
        <w:left w:val="none" w:sz="0" w:space="0" w:color="auto"/>
        <w:bottom w:val="none" w:sz="0" w:space="0" w:color="auto"/>
        <w:right w:val="none" w:sz="0" w:space="0" w:color="auto"/>
      </w:divBdr>
    </w:div>
    <w:div w:id="1313217644">
      <w:bodyDiv w:val="1"/>
      <w:marLeft w:val="0"/>
      <w:marRight w:val="0"/>
      <w:marTop w:val="0"/>
      <w:marBottom w:val="0"/>
      <w:divBdr>
        <w:top w:val="none" w:sz="0" w:space="0" w:color="auto"/>
        <w:left w:val="none" w:sz="0" w:space="0" w:color="auto"/>
        <w:bottom w:val="none" w:sz="0" w:space="0" w:color="auto"/>
        <w:right w:val="none" w:sz="0" w:space="0" w:color="auto"/>
      </w:divBdr>
    </w:div>
    <w:div w:id="1314139502">
      <w:bodyDiv w:val="1"/>
      <w:marLeft w:val="0"/>
      <w:marRight w:val="0"/>
      <w:marTop w:val="0"/>
      <w:marBottom w:val="0"/>
      <w:divBdr>
        <w:top w:val="none" w:sz="0" w:space="0" w:color="auto"/>
        <w:left w:val="none" w:sz="0" w:space="0" w:color="auto"/>
        <w:bottom w:val="none" w:sz="0" w:space="0" w:color="auto"/>
        <w:right w:val="none" w:sz="0" w:space="0" w:color="auto"/>
      </w:divBdr>
    </w:div>
    <w:div w:id="1316567932">
      <w:bodyDiv w:val="1"/>
      <w:marLeft w:val="0"/>
      <w:marRight w:val="0"/>
      <w:marTop w:val="0"/>
      <w:marBottom w:val="0"/>
      <w:divBdr>
        <w:top w:val="none" w:sz="0" w:space="0" w:color="auto"/>
        <w:left w:val="none" w:sz="0" w:space="0" w:color="auto"/>
        <w:bottom w:val="none" w:sz="0" w:space="0" w:color="auto"/>
        <w:right w:val="none" w:sz="0" w:space="0" w:color="auto"/>
      </w:divBdr>
    </w:div>
    <w:div w:id="1320884877">
      <w:bodyDiv w:val="1"/>
      <w:marLeft w:val="0"/>
      <w:marRight w:val="0"/>
      <w:marTop w:val="0"/>
      <w:marBottom w:val="0"/>
      <w:divBdr>
        <w:top w:val="none" w:sz="0" w:space="0" w:color="auto"/>
        <w:left w:val="none" w:sz="0" w:space="0" w:color="auto"/>
        <w:bottom w:val="none" w:sz="0" w:space="0" w:color="auto"/>
        <w:right w:val="none" w:sz="0" w:space="0" w:color="auto"/>
      </w:divBdr>
    </w:div>
    <w:div w:id="1323583147">
      <w:bodyDiv w:val="1"/>
      <w:marLeft w:val="0"/>
      <w:marRight w:val="0"/>
      <w:marTop w:val="0"/>
      <w:marBottom w:val="0"/>
      <w:divBdr>
        <w:top w:val="none" w:sz="0" w:space="0" w:color="auto"/>
        <w:left w:val="none" w:sz="0" w:space="0" w:color="auto"/>
        <w:bottom w:val="none" w:sz="0" w:space="0" w:color="auto"/>
        <w:right w:val="none" w:sz="0" w:space="0" w:color="auto"/>
      </w:divBdr>
    </w:div>
    <w:div w:id="1325475954">
      <w:bodyDiv w:val="1"/>
      <w:marLeft w:val="0"/>
      <w:marRight w:val="0"/>
      <w:marTop w:val="0"/>
      <w:marBottom w:val="0"/>
      <w:divBdr>
        <w:top w:val="none" w:sz="0" w:space="0" w:color="auto"/>
        <w:left w:val="none" w:sz="0" w:space="0" w:color="auto"/>
        <w:bottom w:val="none" w:sz="0" w:space="0" w:color="auto"/>
        <w:right w:val="none" w:sz="0" w:space="0" w:color="auto"/>
      </w:divBdr>
    </w:div>
    <w:div w:id="1401827350">
      <w:bodyDiv w:val="1"/>
      <w:marLeft w:val="0"/>
      <w:marRight w:val="0"/>
      <w:marTop w:val="0"/>
      <w:marBottom w:val="0"/>
      <w:divBdr>
        <w:top w:val="none" w:sz="0" w:space="0" w:color="auto"/>
        <w:left w:val="none" w:sz="0" w:space="0" w:color="auto"/>
        <w:bottom w:val="none" w:sz="0" w:space="0" w:color="auto"/>
        <w:right w:val="none" w:sz="0" w:space="0" w:color="auto"/>
      </w:divBdr>
    </w:div>
    <w:div w:id="1402632640">
      <w:bodyDiv w:val="1"/>
      <w:marLeft w:val="0"/>
      <w:marRight w:val="0"/>
      <w:marTop w:val="0"/>
      <w:marBottom w:val="0"/>
      <w:divBdr>
        <w:top w:val="none" w:sz="0" w:space="0" w:color="auto"/>
        <w:left w:val="none" w:sz="0" w:space="0" w:color="auto"/>
        <w:bottom w:val="none" w:sz="0" w:space="0" w:color="auto"/>
        <w:right w:val="none" w:sz="0" w:space="0" w:color="auto"/>
      </w:divBdr>
    </w:div>
    <w:div w:id="1414543335">
      <w:bodyDiv w:val="1"/>
      <w:marLeft w:val="0"/>
      <w:marRight w:val="0"/>
      <w:marTop w:val="0"/>
      <w:marBottom w:val="0"/>
      <w:divBdr>
        <w:top w:val="none" w:sz="0" w:space="0" w:color="auto"/>
        <w:left w:val="none" w:sz="0" w:space="0" w:color="auto"/>
        <w:bottom w:val="none" w:sz="0" w:space="0" w:color="auto"/>
        <w:right w:val="none" w:sz="0" w:space="0" w:color="auto"/>
      </w:divBdr>
    </w:div>
    <w:div w:id="1415014269">
      <w:bodyDiv w:val="1"/>
      <w:marLeft w:val="0"/>
      <w:marRight w:val="0"/>
      <w:marTop w:val="0"/>
      <w:marBottom w:val="0"/>
      <w:divBdr>
        <w:top w:val="none" w:sz="0" w:space="0" w:color="auto"/>
        <w:left w:val="none" w:sz="0" w:space="0" w:color="auto"/>
        <w:bottom w:val="none" w:sz="0" w:space="0" w:color="auto"/>
        <w:right w:val="none" w:sz="0" w:space="0" w:color="auto"/>
      </w:divBdr>
    </w:div>
    <w:div w:id="1427926101">
      <w:bodyDiv w:val="1"/>
      <w:marLeft w:val="0"/>
      <w:marRight w:val="0"/>
      <w:marTop w:val="0"/>
      <w:marBottom w:val="0"/>
      <w:divBdr>
        <w:top w:val="none" w:sz="0" w:space="0" w:color="auto"/>
        <w:left w:val="none" w:sz="0" w:space="0" w:color="auto"/>
        <w:bottom w:val="none" w:sz="0" w:space="0" w:color="auto"/>
        <w:right w:val="none" w:sz="0" w:space="0" w:color="auto"/>
      </w:divBdr>
    </w:div>
    <w:div w:id="1445151559">
      <w:bodyDiv w:val="1"/>
      <w:marLeft w:val="0"/>
      <w:marRight w:val="0"/>
      <w:marTop w:val="0"/>
      <w:marBottom w:val="0"/>
      <w:divBdr>
        <w:top w:val="none" w:sz="0" w:space="0" w:color="auto"/>
        <w:left w:val="none" w:sz="0" w:space="0" w:color="auto"/>
        <w:bottom w:val="none" w:sz="0" w:space="0" w:color="auto"/>
        <w:right w:val="none" w:sz="0" w:space="0" w:color="auto"/>
      </w:divBdr>
    </w:div>
    <w:div w:id="1445925035">
      <w:bodyDiv w:val="1"/>
      <w:marLeft w:val="0"/>
      <w:marRight w:val="0"/>
      <w:marTop w:val="0"/>
      <w:marBottom w:val="0"/>
      <w:divBdr>
        <w:top w:val="none" w:sz="0" w:space="0" w:color="auto"/>
        <w:left w:val="none" w:sz="0" w:space="0" w:color="auto"/>
        <w:bottom w:val="none" w:sz="0" w:space="0" w:color="auto"/>
        <w:right w:val="none" w:sz="0" w:space="0" w:color="auto"/>
      </w:divBdr>
    </w:div>
    <w:div w:id="1447311856">
      <w:bodyDiv w:val="1"/>
      <w:marLeft w:val="0"/>
      <w:marRight w:val="0"/>
      <w:marTop w:val="0"/>
      <w:marBottom w:val="0"/>
      <w:divBdr>
        <w:top w:val="none" w:sz="0" w:space="0" w:color="auto"/>
        <w:left w:val="none" w:sz="0" w:space="0" w:color="auto"/>
        <w:bottom w:val="none" w:sz="0" w:space="0" w:color="auto"/>
        <w:right w:val="none" w:sz="0" w:space="0" w:color="auto"/>
      </w:divBdr>
    </w:div>
    <w:div w:id="1447386908">
      <w:bodyDiv w:val="1"/>
      <w:marLeft w:val="0"/>
      <w:marRight w:val="0"/>
      <w:marTop w:val="0"/>
      <w:marBottom w:val="0"/>
      <w:divBdr>
        <w:top w:val="none" w:sz="0" w:space="0" w:color="auto"/>
        <w:left w:val="none" w:sz="0" w:space="0" w:color="auto"/>
        <w:bottom w:val="none" w:sz="0" w:space="0" w:color="auto"/>
        <w:right w:val="none" w:sz="0" w:space="0" w:color="auto"/>
      </w:divBdr>
    </w:div>
    <w:div w:id="1447655678">
      <w:bodyDiv w:val="1"/>
      <w:marLeft w:val="0"/>
      <w:marRight w:val="0"/>
      <w:marTop w:val="0"/>
      <w:marBottom w:val="0"/>
      <w:divBdr>
        <w:top w:val="none" w:sz="0" w:space="0" w:color="auto"/>
        <w:left w:val="none" w:sz="0" w:space="0" w:color="auto"/>
        <w:bottom w:val="none" w:sz="0" w:space="0" w:color="auto"/>
        <w:right w:val="none" w:sz="0" w:space="0" w:color="auto"/>
      </w:divBdr>
    </w:div>
    <w:div w:id="1450972350">
      <w:bodyDiv w:val="1"/>
      <w:marLeft w:val="0"/>
      <w:marRight w:val="0"/>
      <w:marTop w:val="0"/>
      <w:marBottom w:val="0"/>
      <w:divBdr>
        <w:top w:val="none" w:sz="0" w:space="0" w:color="auto"/>
        <w:left w:val="none" w:sz="0" w:space="0" w:color="auto"/>
        <w:bottom w:val="none" w:sz="0" w:space="0" w:color="auto"/>
        <w:right w:val="none" w:sz="0" w:space="0" w:color="auto"/>
      </w:divBdr>
    </w:div>
    <w:div w:id="1467698736">
      <w:bodyDiv w:val="1"/>
      <w:marLeft w:val="0"/>
      <w:marRight w:val="0"/>
      <w:marTop w:val="0"/>
      <w:marBottom w:val="0"/>
      <w:divBdr>
        <w:top w:val="none" w:sz="0" w:space="0" w:color="auto"/>
        <w:left w:val="none" w:sz="0" w:space="0" w:color="auto"/>
        <w:bottom w:val="none" w:sz="0" w:space="0" w:color="auto"/>
        <w:right w:val="none" w:sz="0" w:space="0" w:color="auto"/>
      </w:divBdr>
    </w:div>
    <w:div w:id="1472022520">
      <w:bodyDiv w:val="1"/>
      <w:marLeft w:val="0"/>
      <w:marRight w:val="0"/>
      <w:marTop w:val="0"/>
      <w:marBottom w:val="0"/>
      <w:divBdr>
        <w:top w:val="none" w:sz="0" w:space="0" w:color="auto"/>
        <w:left w:val="none" w:sz="0" w:space="0" w:color="auto"/>
        <w:bottom w:val="none" w:sz="0" w:space="0" w:color="auto"/>
        <w:right w:val="none" w:sz="0" w:space="0" w:color="auto"/>
      </w:divBdr>
    </w:div>
    <w:div w:id="1479150751">
      <w:bodyDiv w:val="1"/>
      <w:marLeft w:val="0"/>
      <w:marRight w:val="0"/>
      <w:marTop w:val="0"/>
      <w:marBottom w:val="0"/>
      <w:divBdr>
        <w:top w:val="none" w:sz="0" w:space="0" w:color="auto"/>
        <w:left w:val="none" w:sz="0" w:space="0" w:color="auto"/>
        <w:bottom w:val="none" w:sz="0" w:space="0" w:color="auto"/>
        <w:right w:val="none" w:sz="0" w:space="0" w:color="auto"/>
      </w:divBdr>
    </w:div>
    <w:div w:id="1486244203">
      <w:bodyDiv w:val="1"/>
      <w:marLeft w:val="0"/>
      <w:marRight w:val="0"/>
      <w:marTop w:val="0"/>
      <w:marBottom w:val="0"/>
      <w:divBdr>
        <w:top w:val="none" w:sz="0" w:space="0" w:color="auto"/>
        <w:left w:val="none" w:sz="0" w:space="0" w:color="auto"/>
        <w:bottom w:val="none" w:sz="0" w:space="0" w:color="auto"/>
        <w:right w:val="none" w:sz="0" w:space="0" w:color="auto"/>
      </w:divBdr>
    </w:div>
    <w:div w:id="1503010102">
      <w:bodyDiv w:val="1"/>
      <w:marLeft w:val="0"/>
      <w:marRight w:val="0"/>
      <w:marTop w:val="0"/>
      <w:marBottom w:val="0"/>
      <w:divBdr>
        <w:top w:val="none" w:sz="0" w:space="0" w:color="auto"/>
        <w:left w:val="none" w:sz="0" w:space="0" w:color="auto"/>
        <w:bottom w:val="none" w:sz="0" w:space="0" w:color="auto"/>
        <w:right w:val="none" w:sz="0" w:space="0" w:color="auto"/>
      </w:divBdr>
    </w:div>
    <w:div w:id="1504903493">
      <w:bodyDiv w:val="1"/>
      <w:marLeft w:val="0"/>
      <w:marRight w:val="0"/>
      <w:marTop w:val="0"/>
      <w:marBottom w:val="0"/>
      <w:divBdr>
        <w:top w:val="none" w:sz="0" w:space="0" w:color="auto"/>
        <w:left w:val="none" w:sz="0" w:space="0" w:color="auto"/>
        <w:bottom w:val="none" w:sz="0" w:space="0" w:color="auto"/>
        <w:right w:val="none" w:sz="0" w:space="0" w:color="auto"/>
      </w:divBdr>
      <w:divsChild>
        <w:div w:id="259798069">
          <w:marLeft w:val="0"/>
          <w:marRight w:val="0"/>
          <w:marTop w:val="0"/>
          <w:marBottom w:val="0"/>
          <w:divBdr>
            <w:top w:val="none" w:sz="0" w:space="0" w:color="auto"/>
            <w:left w:val="none" w:sz="0" w:space="0" w:color="auto"/>
            <w:bottom w:val="none" w:sz="0" w:space="0" w:color="auto"/>
            <w:right w:val="none" w:sz="0" w:space="0" w:color="auto"/>
          </w:divBdr>
        </w:div>
        <w:div w:id="592708271">
          <w:marLeft w:val="0"/>
          <w:marRight w:val="0"/>
          <w:marTop w:val="0"/>
          <w:marBottom w:val="0"/>
          <w:divBdr>
            <w:top w:val="none" w:sz="0" w:space="0" w:color="auto"/>
            <w:left w:val="none" w:sz="0" w:space="0" w:color="auto"/>
            <w:bottom w:val="none" w:sz="0" w:space="0" w:color="auto"/>
            <w:right w:val="none" w:sz="0" w:space="0" w:color="auto"/>
          </w:divBdr>
        </w:div>
        <w:div w:id="844173514">
          <w:marLeft w:val="0"/>
          <w:marRight w:val="0"/>
          <w:marTop w:val="0"/>
          <w:marBottom w:val="0"/>
          <w:divBdr>
            <w:top w:val="none" w:sz="0" w:space="0" w:color="auto"/>
            <w:left w:val="none" w:sz="0" w:space="0" w:color="auto"/>
            <w:bottom w:val="none" w:sz="0" w:space="0" w:color="auto"/>
            <w:right w:val="none" w:sz="0" w:space="0" w:color="auto"/>
          </w:divBdr>
        </w:div>
        <w:div w:id="1489446264">
          <w:marLeft w:val="0"/>
          <w:marRight w:val="0"/>
          <w:marTop w:val="0"/>
          <w:marBottom w:val="0"/>
          <w:divBdr>
            <w:top w:val="none" w:sz="0" w:space="0" w:color="auto"/>
            <w:left w:val="none" w:sz="0" w:space="0" w:color="auto"/>
            <w:bottom w:val="none" w:sz="0" w:space="0" w:color="auto"/>
            <w:right w:val="none" w:sz="0" w:space="0" w:color="auto"/>
          </w:divBdr>
        </w:div>
        <w:div w:id="1897279784">
          <w:marLeft w:val="0"/>
          <w:marRight w:val="0"/>
          <w:marTop w:val="0"/>
          <w:marBottom w:val="0"/>
          <w:divBdr>
            <w:top w:val="none" w:sz="0" w:space="0" w:color="auto"/>
            <w:left w:val="none" w:sz="0" w:space="0" w:color="auto"/>
            <w:bottom w:val="none" w:sz="0" w:space="0" w:color="auto"/>
            <w:right w:val="none" w:sz="0" w:space="0" w:color="auto"/>
          </w:divBdr>
        </w:div>
        <w:div w:id="1982689186">
          <w:marLeft w:val="0"/>
          <w:marRight w:val="0"/>
          <w:marTop w:val="0"/>
          <w:marBottom w:val="0"/>
          <w:divBdr>
            <w:top w:val="none" w:sz="0" w:space="0" w:color="auto"/>
            <w:left w:val="none" w:sz="0" w:space="0" w:color="auto"/>
            <w:bottom w:val="none" w:sz="0" w:space="0" w:color="auto"/>
            <w:right w:val="none" w:sz="0" w:space="0" w:color="auto"/>
          </w:divBdr>
        </w:div>
        <w:div w:id="2088460173">
          <w:marLeft w:val="0"/>
          <w:marRight w:val="0"/>
          <w:marTop w:val="0"/>
          <w:marBottom w:val="0"/>
          <w:divBdr>
            <w:top w:val="none" w:sz="0" w:space="0" w:color="auto"/>
            <w:left w:val="none" w:sz="0" w:space="0" w:color="auto"/>
            <w:bottom w:val="none" w:sz="0" w:space="0" w:color="auto"/>
            <w:right w:val="none" w:sz="0" w:space="0" w:color="auto"/>
          </w:divBdr>
        </w:div>
      </w:divsChild>
    </w:div>
    <w:div w:id="1504973582">
      <w:bodyDiv w:val="1"/>
      <w:marLeft w:val="0"/>
      <w:marRight w:val="0"/>
      <w:marTop w:val="0"/>
      <w:marBottom w:val="0"/>
      <w:divBdr>
        <w:top w:val="none" w:sz="0" w:space="0" w:color="auto"/>
        <w:left w:val="none" w:sz="0" w:space="0" w:color="auto"/>
        <w:bottom w:val="none" w:sz="0" w:space="0" w:color="auto"/>
        <w:right w:val="none" w:sz="0" w:space="0" w:color="auto"/>
      </w:divBdr>
    </w:div>
    <w:div w:id="1510027466">
      <w:bodyDiv w:val="1"/>
      <w:marLeft w:val="0"/>
      <w:marRight w:val="0"/>
      <w:marTop w:val="0"/>
      <w:marBottom w:val="0"/>
      <w:divBdr>
        <w:top w:val="none" w:sz="0" w:space="0" w:color="auto"/>
        <w:left w:val="none" w:sz="0" w:space="0" w:color="auto"/>
        <w:bottom w:val="none" w:sz="0" w:space="0" w:color="auto"/>
        <w:right w:val="none" w:sz="0" w:space="0" w:color="auto"/>
      </w:divBdr>
    </w:div>
    <w:div w:id="1510219623">
      <w:bodyDiv w:val="1"/>
      <w:marLeft w:val="0"/>
      <w:marRight w:val="0"/>
      <w:marTop w:val="0"/>
      <w:marBottom w:val="0"/>
      <w:divBdr>
        <w:top w:val="none" w:sz="0" w:space="0" w:color="auto"/>
        <w:left w:val="none" w:sz="0" w:space="0" w:color="auto"/>
        <w:bottom w:val="none" w:sz="0" w:space="0" w:color="auto"/>
        <w:right w:val="none" w:sz="0" w:space="0" w:color="auto"/>
      </w:divBdr>
    </w:div>
    <w:div w:id="1528642488">
      <w:bodyDiv w:val="1"/>
      <w:marLeft w:val="0"/>
      <w:marRight w:val="0"/>
      <w:marTop w:val="0"/>
      <w:marBottom w:val="0"/>
      <w:divBdr>
        <w:top w:val="none" w:sz="0" w:space="0" w:color="auto"/>
        <w:left w:val="none" w:sz="0" w:space="0" w:color="auto"/>
        <w:bottom w:val="none" w:sz="0" w:space="0" w:color="auto"/>
        <w:right w:val="none" w:sz="0" w:space="0" w:color="auto"/>
      </w:divBdr>
    </w:div>
    <w:div w:id="1541672254">
      <w:bodyDiv w:val="1"/>
      <w:marLeft w:val="0"/>
      <w:marRight w:val="0"/>
      <w:marTop w:val="0"/>
      <w:marBottom w:val="0"/>
      <w:divBdr>
        <w:top w:val="none" w:sz="0" w:space="0" w:color="auto"/>
        <w:left w:val="none" w:sz="0" w:space="0" w:color="auto"/>
        <w:bottom w:val="none" w:sz="0" w:space="0" w:color="auto"/>
        <w:right w:val="none" w:sz="0" w:space="0" w:color="auto"/>
      </w:divBdr>
    </w:div>
    <w:div w:id="1552304160">
      <w:bodyDiv w:val="1"/>
      <w:marLeft w:val="0"/>
      <w:marRight w:val="0"/>
      <w:marTop w:val="0"/>
      <w:marBottom w:val="0"/>
      <w:divBdr>
        <w:top w:val="none" w:sz="0" w:space="0" w:color="auto"/>
        <w:left w:val="none" w:sz="0" w:space="0" w:color="auto"/>
        <w:bottom w:val="none" w:sz="0" w:space="0" w:color="auto"/>
        <w:right w:val="none" w:sz="0" w:space="0" w:color="auto"/>
      </w:divBdr>
    </w:div>
    <w:div w:id="1553075355">
      <w:bodyDiv w:val="1"/>
      <w:marLeft w:val="0"/>
      <w:marRight w:val="0"/>
      <w:marTop w:val="0"/>
      <w:marBottom w:val="0"/>
      <w:divBdr>
        <w:top w:val="none" w:sz="0" w:space="0" w:color="auto"/>
        <w:left w:val="none" w:sz="0" w:space="0" w:color="auto"/>
        <w:bottom w:val="none" w:sz="0" w:space="0" w:color="auto"/>
        <w:right w:val="none" w:sz="0" w:space="0" w:color="auto"/>
      </w:divBdr>
    </w:div>
    <w:div w:id="1562448910">
      <w:bodyDiv w:val="1"/>
      <w:marLeft w:val="0"/>
      <w:marRight w:val="0"/>
      <w:marTop w:val="0"/>
      <w:marBottom w:val="0"/>
      <w:divBdr>
        <w:top w:val="none" w:sz="0" w:space="0" w:color="auto"/>
        <w:left w:val="none" w:sz="0" w:space="0" w:color="auto"/>
        <w:bottom w:val="none" w:sz="0" w:space="0" w:color="auto"/>
        <w:right w:val="none" w:sz="0" w:space="0" w:color="auto"/>
      </w:divBdr>
    </w:div>
    <w:div w:id="1575506205">
      <w:bodyDiv w:val="1"/>
      <w:marLeft w:val="0"/>
      <w:marRight w:val="0"/>
      <w:marTop w:val="0"/>
      <w:marBottom w:val="0"/>
      <w:divBdr>
        <w:top w:val="none" w:sz="0" w:space="0" w:color="auto"/>
        <w:left w:val="none" w:sz="0" w:space="0" w:color="auto"/>
        <w:bottom w:val="none" w:sz="0" w:space="0" w:color="auto"/>
        <w:right w:val="none" w:sz="0" w:space="0" w:color="auto"/>
      </w:divBdr>
    </w:div>
    <w:div w:id="1612931952">
      <w:bodyDiv w:val="1"/>
      <w:marLeft w:val="0"/>
      <w:marRight w:val="0"/>
      <w:marTop w:val="0"/>
      <w:marBottom w:val="0"/>
      <w:divBdr>
        <w:top w:val="none" w:sz="0" w:space="0" w:color="auto"/>
        <w:left w:val="none" w:sz="0" w:space="0" w:color="auto"/>
        <w:bottom w:val="none" w:sz="0" w:space="0" w:color="auto"/>
        <w:right w:val="none" w:sz="0" w:space="0" w:color="auto"/>
      </w:divBdr>
    </w:div>
    <w:div w:id="1615596706">
      <w:bodyDiv w:val="1"/>
      <w:marLeft w:val="0"/>
      <w:marRight w:val="0"/>
      <w:marTop w:val="0"/>
      <w:marBottom w:val="0"/>
      <w:divBdr>
        <w:top w:val="none" w:sz="0" w:space="0" w:color="auto"/>
        <w:left w:val="none" w:sz="0" w:space="0" w:color="auto"/>
        <w:bottom w:val="none" w:sz="0" w:space="0" w:color="auto"/>
        <w:right w:val="none" w:sz="0" w:space="0" w:color="auto"/>
      </w:divBdr>
    </w:div>
    <w:div w:id="1617715156">
      <w:bodyDiv w:val="1"/>
      <w:marLeft w:val="0"/>
      <w:marRight w:val="0"/>
      <w:marTop w:val="0"/>
      <w:marBottom w:val="0"/>
      <w:divBdr>
        <w:top w:val="none" w:sz="0" w:space="0" w:color="auto"/>
        <w:left w:val="none" w:sz="0" w:space="0" w:color="auto"/>
        <w:bottom w:val="none" w:sz="0" w:space="0" w:color="auto"/>
        <w:right w:val="none" w:sz="0" w:space="0" w:color="auto"/>
      </w:divBdr>
    </w:div>
    <w:div w:id="1623805128">
      <w:bodyDiv w:val="1"/>
      <w:marLeft w:val="0"/>
      <w:marRight w:val="0"/>
      <w:marTop w:val="0"/>
      <w:marBottom w:val="0"/>
      <w:divBdr>
        <w:top w:val="none" w:sz="0" w:space="0" w:color="auto"/>
        <w:left w:val="none" w:sz="0" w:space="0" w:color="auto"/>
        <w:bottom w:val="none" w:sz="0" w:space="0" w:color="auto"/>
        <w:right w:val="none" w:sz="0" w:space="0" w:color="auto"/>
      </w:divBdr>
    </w:div>
    <w:div w:id="1630015130">
      <w:bodyDiv w:val="1"/>
      <w:marLeft w:val="0"/>
      <w:marRight w:val="0"/>
      <w:marTop w:val="0"/>
      <w:marBottom w:val="0"/>
      <w:divBdr>
        <w:top w:val="none" w:sz="0" w:space="0" w:color="auto"/>
        <w:left w:val="none" w:sz="0" w:space="0" w:color="auto"/>
        <w:bottom w:val="none" w:sz="0" w:space="0" w:color="auto"/>
        <w:right w:val="none" w:sz="0" w:space="0" w:color="auto"/>
      </w:divBdr>
    </w:div>
    <w:div w:id="1634944555">
      <w:bodyDiv w:val="1"/>
      <w:marLeft w:val="0"/>
      <w:marRight w:val="0"/>
      <w:marTop w:val="0"/>
      <w:marBottom w:val="0"/>
      <w:divBdr>
        <w:top w:val="none" w:sz="0" w:space="0" w:color="auto"/>
        <w:left w:val="none" w:sz="0" w:space="0" w:color="auto"/>
        <w:bottom w:val="none" w:sz="0" w:space="0" w:color="auto"/>
        <w:right w:val="none" w:sz="0" w:space="0" w:color="auto"/>
      </w:divBdr>
    </w:div>
    <w:div w:id="1652440721">
      <w:bodyDiv w:val="1"/>
      <w:marLeft w:val="0"/>
      <w:marRight w:val="0"/>
      <w:marTop w:val="0"/>
      <w:marBottom w:val="0"/>
      <w:divBdr>
        <w:top w:val="none" w:sz="0" w:space="0" w:color="auto"/>
        <w:left w:val="none" w:sz="0" w:space="0" w:color="auto"/>
        <w:bottom w:val="none" w:sz="0" w:space="0" w:color="auto"/>
        <w:right w:val="none" w:sz="0" w:space="0" w:color="auto"/>
      </w:divBdr>
    </w:div>
    <w:div w:id="1678458614">
      <w:bodyDiv w:val="1"/>
      <w:marLeft w:val="0"/>
      <w:marRight w:val="0"/>
      <w:marTop w:val="0"/>
      <w:marBottom w:val="0"/>
      <w:divBdr>
        <w:top w:val="none" w:sz="0" w:space="0" w:color="auto"/>
        <w:left w:val="none" w:sz="0" w:space="0" w:color="auto"/>
        <w:bottom w:val="none" w:sz="0" w:space="0" w:color="auto"/>
        <w:right w:val="none" w:sz="0" w:space="0" w:color="auto"/>
      </w:divBdr>
    </w:div>
    <w:div w:id="1692993221">
      <w:bodyDiv w:val="1"/>
      <w:marLeft w:val="0"/>
      <w:marRight w:val="0"/>
      <w:marTop w:val="0"/>
      <w:marBottom w:val="0"/>
      <w:divBdr>
        <w:top w:val="none" w:sz="0" w:space="0" w:color="auto"/>
        <w:left w:val="none" w:sz="0" w:space="0" w:color="auto"/>
        <w:bottom w:val="none" w:sz="0" w:space="0" w:color="auto"/>
        <w:right w:val="none" w:sz="0" w:space="0" w:color="auto"/>
      </w:divBdr>
    </w:div>
    <w:div w:id="1693457441">
      <w:bodyDiv w:val="1"/>
      <w:marLeft w:val="0"/>
      <w:marRight w:val="0"/>
      <w:marTop w:val="0"/>
      <w:marBottom w:val="0"/>
      <w:divBdr>
        <w:top w:val="none" w:sz="0" w:space="0" w:color="auto"/>
        <w:left w:val="none" w:sz="0" w:space="0" w:color="auto"/>
        <w:bottom w:val="none" w:sz="0" w:space="0" w:color="auto"/>
        <w:right w:val="none" w:sz="0" w:space="0" w:color="auto"/>
      </w:divBdr>
    </w:div>
    <w:div w:id="1703438378">
      <w:bodyDiv w:val="1"/>
      <w:marLeft w:val="0"/>
      <w:marRight w:val="0"/>
      <w:marTop w:val="0"/>
      <w:marBottom w:val="0"/>
      <w:divBdr>
        <w:top w:val="none" w:sz="0" w:space="0" w:color="auto"/>
        <w:left w:val="none" w:sz="0" w:space="0" w:color="auto"/>
        <w:bottom w:val="none" w:sz="0" w:space="0" w:color="auto"/>
        <w:right w:val="none" w:sz="0" w:space="0" w:color="auto"/>
      </w:divBdr>
    </w:div>
    <w:div w:id="1705474254">
      <w:bodyDiv w:val="1"/>
      <w:marLeft w:val="0"/>
      <w:marRight w:val="0"/>
      <w:marTop w:val="0"/>
      <w:marBottom w:val="0"/>
      <w:divBdr>
        <w:top w:val="none" w:sz="0" w:space="0" w:color="auto"/>
        <w:left w:val="none" w:sz="0" w:space="0" w:color="auto"/>
        <w:bottom w:val="none" w:sz="0" w:space="0" w:color="auto"/>
        <w:right w:val="none" w:sz="0" w:space="0" w:color="auto"/>
      </w:divBdr>
    </w:div>
    <w:div w:id="1705593389">
      <w:bodyDiv w:val="1"/>
      <w:marLeft w:val="0"/>
      <w:marRight w:val="0"/>
      <w:marTop w:val="0"/>
      <w:marBottom w:val="0"/>
      <w:divBdr>
        <w:top w:val="none" w:sz="0" w:space="0" w:color="auto"/>
        <w:left w:val="none" w:sz="0" w:space="0" w:color="auto"/>
        <w:bottom w:val="none" w:sz="0" w:space="0" w:color="auto"/>
        <w:right w:val="none" w:sz="0" w:space="0" w:color="auto"/>
      </w:divBdr>
    </w:div>
    <w:div w:id="1706712723">
      <w:bodyDiv w:val="1"/>
      <w:marLeft w:val="0"/>
      <w:marRight w:val="0"/>
      <w:marTop w:val="0"/>
      <w:marBottom w:val="0"/>
      <w:divBdr>
        <w:top w:val="none" w:sz="0" w:space="0" w:color="auto"/>
        <w:left w:val="none" w:sz="0" w:space="0" w:color="auto"/>
        <w:bottom w:val="none" w:sz="0" w:space="0" w:color="auto"/>
        <w:right w:val="none" w:sz="0" w:space="0" w:color="auto"/>
      </w:divBdr>
    </w:div>
    <w:div w:id="1709257675">
      <w:bodyDiv w:val="1"/>
      <w:marLeft w:val="0"/>
      <w:marRight w:val="0"/>
      <w:marTop w:val="0"/>
      <w:marBottom w:val="0"/>
      <w:divBdr>
        <w:top w:val="none" w:sz="0" w:space="0" w:color="auto"/>
        <w:left w:val="none" w:sz="0" w:space="0" w:color="auto"/>
        <w:bottom w:val="none" w:sz="0" w:space="0" w:color="auto"/>
        <w:right w:val="none" w:sz="0" w:space="0" w:color="auto"/>
      </w:divBdr>
    </w:div>
    <w:div w:id="1710451626">
      <w:bodyDiv w:val="1"/>
      <w:marLeft w:val="0"/>
      <w:marRight w:val="0"/>
      <w:marTop w:val="0"/>
      <w:marBottom w:val="0"/>
      <w:divBdr>
        <w:top w:val="none" w:sz="0" w:space="0" w:color="auto"/>
        <w:left w:val="none" w:sz="0" w:space="0" w:color="auto"/>
        <w:bottom w:val="none" w:sz="0" w:space="0" w:color="auto"/>
        <w:right w:val="none" w:sz="0" w:space="0" w:color="auto"/>
      </w:divBdr>
    </w:div>
    <w:div w:id="1721830809">
      <w:bodyDiv w:val="1"/>
      <w:marLeft w:val="0"/>
      <w:marRight w:val="0"/>
      <w:marTop w:val="0"/>
      <w:marBottom w:val="0"/>
      <w:divBdr>
        <w:top w:val="none" w:sz="0" w:space="0" w:color="auto"/>
        <w:left w:val="none" w:sz="0" w:space="0" w:color="auto"/>
        <w:bottom w:val="none" w:sz="0" w:space="0" w:color="auto"/>
        <w:right w:val="none" w:sz="0" w:space="0" w:color="auto"/>
      </w:divBdr>
    </w:div>
    <w:div w:id="1725903614">
      <w:bodyDiv w:val="1"/>
      <w:marLeft w:val="0"/>
      <w:marRight w:val="0"/>
      <w:marTop w:val="0"/>
      <w:marBottom w:val="0"/>
      <w:divBdr>
        <w:top w:val="none" w:sz="0" w:space="0" w:color="auto"/>
        <w:left w:val="none" w:sz="0" w:space="0" w:color="auto"/>
        <w:bottom w:val="none" w:sz="0" w:space="0" w:color="auto"/>
        <w:right w:val="none" w:sz="0" w:space="0" w:color="auto"/>
      </w:divBdr>
    </w:div>
    <w:div w:id="1729108262">
      <w:bodyDiv w:val="1"/>
      <w:marLeft w:val="0"/>
      <w:marRight w:val="0"/>
      <w:marTop w:val="0"/>
      <w:marBottom w:val="0"/>
      <w:divBdr>
        <w:top w:val="none" w:sz="0" w:space="0" w:color="auto"/>
        <w:left w:val="none" w:sz="0" w:space="0" w:color="auto"/>
        <w:bottom w:val="none" w:sz="0" w:space="0" w:color="auto"/>
        <w:right w:val="none" w:sz="0" w:space="0" w:color="auto"/>
      </w:divBdr>
    </w:div>
    <w:div w:id="1730836088">
      <w:bodyDiv w:val="1"/>
      <w:marLeft w:val="0"/>
      <w:marRight w:val="0"/>
      <w:marTop w:val="0"/>
      <w:marBottom w:val="0"/>
      <w:divBdr>
        <w:top w:val="none" w:sz="0" w:space="0" w:color="auto"/>
        <w:left w:val="none" w:sz="0" w:space="0" w:color="auto"/>
        <w:bottom w:val="none" w:sz="0" w:space="0" w:color="auto"/>
        <w:right w:val="none" w:sz="0" w:space="0" w:color="auto"/>
      </w:divBdr>
    </w:div>
    <w:div w:id="1748376118">
      <w:bodyDiv w:val="1"/>
      <w:marLeft w:val="0"/>
      <w:marRight w:val="0"/>
      <w:marTop w:val="0"/>
      <w:marBottom w:val="0"/>
      <w:divBdr>
        <w:top w:val="none" w:sz="0" w:space="0" w:color="auto"/>
        <w:left w:val="none" w:sz="0" w:space="0" w:color="auto"/>
        <w:bottom w:val="none" w:sz="0" w:space="0" w:color="auto"/>
        <w:right w:val="none" w:sz="0" w:space="0" w:color="auto"/>
      </w:divBdr>
    </w:div>
    <w:div w:id="1750233272">
      <w:bodyDiv w:val="1"/>
      <w:marLeft w:val="0"/>
      <w:marRight w:val="0"/>
      <w:marTop w:val="0"/>
      <w:marBottom w:val="0"/>
      <w:divBdr>
        <w:top w:val="none" w:sz="0" w:space="0" w:color="auto"/>
        <w:left w:val="none" w:sz="0" w:space="0" w:color="auto"/>
        <w:bottom w:val="none" w:sz="0" w:space="0" w:color="auto"/>
        <w:right w:val="none" w:sz="0" w:space="0" w:color="auto"/>
      </w:divBdr>
    </w:div>
    <w:div w:id="1762991794">
      <w:bodyDiv w:val="1"/>
      <w:marLeft w:val="0"/>
      <w:marRight w:val="0"/>
      <w:marTop w:val="0"/>
      <w:marBottom w:val="0"/>
      <w:divBdr>
        <w:top w:val="none" w:sz="0" w:space="0" w:color="auto"/>
        <w:left w:val="none" w:sz="0" w:space="0" w:color="auto"/>
        <w:bottom w:val="none" w:sz="0" w:space="0" w:color="auto"/>
        <w:right w:val="none" w:sz="0" w:space="0" w:color="auto"/>
      </w:divBdr>
    </w:div>
    <w:div w:id="1771193404">
      <w:bodyDiv w:val="1"/>
      <w:marLeft w:val="0"/>
      <w:marRight w:val="0"/>
      <w:marTop w:val="0"/>
      <w:marBottom w:val="0"/>
      <w:divBdr>
        <w:top w:val="none" w:sz="0" w:space="0" w:color="auto"/>
        <w:left w:val="none" w:sz="0" w:space="0" w:color="auto"/>
        <w:bottom w:val="none" w:sz="0" w:space="0" w:color="auto"/>
        <w:right w:val="none" w:sz="0" w:space="0" w:color="auto"/>
      </w:divBdr>
    </w:div>
    <w:div w:id="1773092183">
      <w:bodyDiv w:val="1"/>
      <w:marLeft w:val="0"/>
      <w:marRight w:val="0"/>
      <w:marTop w:val="0"/>
      <w:marBottom w:val="0"/>
      <w:divBdr>
        <w:top w:val="none" w:sz="0" w:space="0" w:color="auto"/>
        <w:left w:val="none" w:sz="0" w:space="0" w:color="auto"/>
        <w:bottom w:val="none" w:sz="0" w:space="0" w:color="auto"/>
        <w:right w:val="none" w:sz="0" w:space="0" w:color="auto"/>
      </w:divBdr>
    </w:div>
    <w:div w:id="1778258798">
      <w:bodyDiv w:val="1"/>
      <w:marLeft w:val="0"/>
      <w:marRight w:val="0"/>
      <w:marTop w:val="0"/>
      <w:marBottom w:val="0"/>
      <w:divBdr>
        <w:top w:val="none" w:sz="0" w:space="0" w:color="auto"/>
        <w:left w:val="none" w:sz="0" w:space="0" w:color="auto"/>
        <w:bottom w:val="none" w:sz="0" w:space="0" w:color="auto"/>
        <w:right w:val="none" w:sz="0" w:space="0" w:color="auto"/>
      </w:divBdr>
    </w:div>
    <w:div w:id="1785879962">
      <w:bodyDiv w:val="1"/>
      <w:marLeft w:val="0"/>
      <w:marRight w:val="0"/>
      <w:marTop w:val="0"/>
      <w:marBottom w:val="0"/>
      <w:divBdr>
        <w:top w:val="none" w:sz="0" w:space="0" w:color="auto"/>
        <w:left w:val="none" w:sz="0" w:space="0" w:color="auto"/>
        <w:bottom w:val="none" w:sz="0" w:space="0" w:color="auto"/>
        <w:right w:val="none" w:sz="0" w:space="0" w:color="auto"/>
      </w:divBdr>
    </w:div>
    <w:div w:id="1789547537">
      <w:bodyDiv w:val="1"/>
      <w:marLeft w:val="0"/>
      <w:marRight w:val="0"/>
      <w:marTop w:val="0"/>
      <w:marBottom w:val="0"/>
      <w:divBdr>
        <w:top w:val="none" w:sz="0" w:space="0" w:color="auto"/>
        <w:left w:val="none" w:sz="0" w:space="0" w:color="auto"/>
        <w:bottom w:val="none" w:sz="0" w:space="0" w:color="auto"/>
        <w:right w:val="none" w:sz="0" w:space="0" w:color="auto"/>
      </w:divBdr>
    </w:div>
    <w:div w:id="1793476527">
      <w:bodyDiv w:val="1"/>
      <w:marLeft w:val="0"/>
      <w:marRight w:val="0"/>
      <w:marTop w:val="0"/>
      <w:marBottom w:val="0"/>
      <w:divBdr>
        <w:top w:val="none" w:sz="0" w:space="0" w:color="auto"/>
        <w:left w:val="none" w:sz="0" w:space="0" w:color="auto"/>
        <w:bottom w:val="none" w:sz="0" w:space="0" w:color="auto"/>
        <w:right w:val="none" w:sz="0" w:space="0" w:color="auto"/>
      </w:divBdr>
    </w:div>
    <w:div w:id="1801417828">
      <w:bodyDiv w:val="1"/>
      <w:marLeft w:val="0"/>
      <w:marRight w:val="0"/>
      <w:marTop w:val="0"/>
      <w:marBottom w:val="0"/>
      <w:divBdr>
        <w:top w:val="none" w:sz="0" w:space="0" w:color="auto"/>
        <w:left w:val="none" w:sz="0" w:space="0" w:color="auto"/>
        <w:bottom w:val="none" w:sz="0" w:space="0" w:color="auto"/>
        <w:right w:val="none" w:sz="0" w:space="0" w:color="auto"/>
      </w:divBdr>
    </w:div>
    <w:div w:id="1823500759">
      <w:bodyDiv w:val="1"/>
      <w:marLeft w:val="0"/>
      <w:marRight w:val="0"/>
      <w:marTop w:val="0"/>
      <w:marBottom w:val="0"/>
      <w:divBdr>
        <w:top w:val="none" w:sz="0" w:space="0" w:color="auto"/>
        <w:left w:val="none" w:sz="0" w:space="0" w:color="auto"/>
        <w:bottom w:val="none" w:sz="0" w:space="0" w:color="auto"/>
        <w:right w:val="none" w:sz="0" w:space="0" w:color="auto"/>
      </w:divBdr>
    </w:div>
    <w:div w:id="1845586285">
      <w:bodyDiv w:val="1"/>
      <w:marLeft w:val="0"/>
      <w:marRight w:val="0"/>
      <w:marTop w:val="0"/>
      <w:marBottom w:val="0"/>
      <w:divBdr>
        <w:top w:val="none" w:sz="0" w:space="0" w:color="auto"/>
        <w:left w:val="none" w:sz="0" w:space="0" w:color="auto"/>
        <w:bottom w:val="none" w:sz="0" w:space="0" w:color="auto"/>
        <w:right w:val="none" w:sz="0" w:space="0" w:color="auto"/>
      </w:divBdr>
    </w:div>
    <w:div w:id="1858302994">
      <w:bodyDiv w:val="1"/>
      <w:marLeft w:val="0"/>
      <w:marRight w:val="0"/>
      <w:marTop w:val="0"/>
      <w:marBottom w:val="0"/>
      <w:divBdr>
        <w:top w:val="none" w:sz="0" w:space="0" w:color="auto"/>
        <w:left w:val="none" w:sz="0" w:space="0" w:color="auto"/>
        <w:bottom w:val="none" w:sz="0" w:space="0" w:color="auto"/>
        <w:right w:val="none" w:sz="0" w:space="0" w:color="auto"/>
      </w:divBdr>
    </w:div>
    <w:div w:id="1863319741">
      <w:bodyDiv w:val="1"/>
      <w:marLeft w:val="0"/>
      <w:marRight w:val="0"/>
      <w:marTop w:val="0"/>
      <w:marBottom w:val="0"/>
      <w:divBdr>
        <w:top w:val="none" w:sz="0" w:space="0" w:color="auto"/>
        <w:left w:val="none" w:sz="0" w:space="0" w:color="auto"/>
        <w:bottom w:val="none" w:sz="0" w:space="0" w:color="auto"/>
        <w:right w:val="none" w:sz="0" w:space="0" w:color="auto"/>
      </w:divBdr>
    </w:div>
    <w:div w:id="1864173562">
      <w:bodyDiv w:val="1"/>
      <w:marLeft w:val="0"/>
      <w:marRight w:val="0"/>
      <w:marTop w:val="0"/>
      <w:marBottom w:val="0"/>
      <w:divBdr>
        <w:top w:val="none" w:sz="0" w:space="0" w:color="auto"/>
        <w:left w:val="none" w:sz="0" w:space="0" w:color="auto"/>
        <w:bottom w:val="none" w:sz="0" w:space="0" w:color="auto"/>
        <w:right w:val="none" w:sz="0" w:space="0" w:color="auto"/>
      </w:divBdr>
    </w:div>
    <w:div w:id="1865560913">
      <w:bodyDiv w:val="1"/>
      <w:marLeft w:val="0"/>
      <w:marRight w:val="0"/>
      <w:marTop w:val="0"/>
      <w:marBottom w:val="0"/>
      <w:divBdr>
        <w:top w:val="none" w:sz="0" w:space="0" w:color="auto"/>
        <w:left w:val="none" w:sz="0" w:space="0" w:color="auto"/>
        <w:bottom w:val="none" w:sz="0" w:space="0" w:color="auto"/>
        <w:right w:val="none" w:sz="0" w:space="0" w:color="auto"/>
      </w:divBdr>
    </w:div>
    <w:div w:id="1882814809">
      <w:bodyDiv w:val="1"/>
      <w:marLeft w:val="0"/>
      <w:marRight w:val="0"/>
      <w:marTop w:val="0"/>
      <w:marBottom w:val="0"/>
      <w:divBdr>
        <w:top w:val="none" w:sz="0" w:space="0" w:color="auto"/>
        <w:left w:val="none" w:sz="0" w:space="0" w:color="auto"/>
        <w:bottom w:val="none" w:sz="0" w:space="0" w:color="auto"/>
        <w:right w:val="none" w:sz="0" w:space="0" w:color="auto"/>
      </w:divBdr>
    </w:div>
    <w:div w:id="1892569535">
      <w:bodyDiv w:val="1"/>
      <w:marLeft w:val="0"/>
      <w:marRight w:val="0"/>
      <w:marTop w:val="0"/>
      <w:marBottom w:val="0"/>
      <w:divBdr>
        <w:top w:val="none" w:sz="0" w:space="0" w:color="auto"/>
        <w:left w:val="none" w:sz="0" w:space="0" w:color="auto"/>
        <w:bottom w:val="none" w:sz="0" w:space="0" w:color="auto"/>
        <w:right w:val="none" w:sz="0" w:space="0" w:color="auto"/>
      </w:divBdr>
    </w:div>
    <w:div w:id="1905290439">
      <w:bodyDiv w:val="1"/>
      <w:marLeft w:val="0"/>
      <w:marRight w:val="0"/>
      <w:marTop w:val="0"/>
      <w:marBottom w:val="0"/>
      <w:divBdr>
        <w:top w:val="none" w:sz="0" w:space="0" w:color="auto"/>
        <w:left w:val="none" w:sz="0" w:space="0" w:color="auto"/>
        <w:bottom w:val="none" w:sz="0" w:space="0" w:color="auto"/>
        <w:right w:val="none" w:sz="0" w:space="0" w:color="auto"/>
      </w:divBdr>
    </w:div>
    <w:div w:id="1907229608">
      <w:bodyDiv w:val="1"/>
      <w:marLeft w:val="0"/>
      <w:marRight w:val="0"/>
      <w:marTop w:val="0"/>
      <w:marBottom w:val="0"/>
      <w:divBdr>
        <w:top w:val="none" w:sz="0" w:space="0" w:color="auto"/>
        <w:left w:val="none" w:sz="0" w:space="0" w:color="auto"/>
        <w:bottom w:val="none" w:sz="0" w:space="0" w:color="auto"/>
        <w:right w:val="none" w:sz="0" w:space="0" w:color="auto"/>
      </w:divBdr>
    </w:div>
    <w:div w:id="1920287203">
      <w:bodyDiv w:val="1"/>
      <w:marLeft w:val="0"/>
      <w:marRight w:val="0"/>
      <w:marTop w:val="0"/>
      <w:marBottom w:val="0"/>
      <w:divBdr>
        <w:top w:val="none" w:sz="0" w:space="0" w:color="auto"/>
        <w:left w:val="none" w:sz="0" w:space="0" w:color="auto"/>
        <w:bottom w:val="none" w:sz="0" w:space="0" w:color="auto"/>
        <w:right w:val="none" w:sz="0" w:space="0" w:color="auto"/>
      </w:divBdr>
    </w:div>
    <w:div w:id="1921863941">
      <w:bodyDiv w:val="1"/>
      <w:marLeft w:val="0"/>
      <w:marRight w:val="0"/>
      <w:marTop w:val="0"/>
      <w:marBottom w:val="0"/>
      <w:divBdr>
        <w:top w:val="none" w:sz="0" w:space="0" w:color="auto"/>
        <w:left w:val="none" w:sz="0" w:space="0" w:color="auto"/>
        <w:bottom w:val="none" w:sz="0" w:space="0" w:color="auto"/>
        <w:right w:val="none" w:sz="0" w:space="0" w:color="auto"/>
      </w:divBdr>
    </w:div>
    <w:div w:id="1943754508">
      <w:bodyDiv w:val="1"/>
      <w:marLeft w:val="0"/>
      <w:marRight w:val="0"/>
      <w:marTop w:val="0"/>
      <w:marBottom w:val="0"/>
      <w:divBdr>
        <w:top w:val="none" w:sz="0" w:space="0" w:color="auto"/>
        <w:left w:val="none" w:sz="0" w:space="0" w:color="auto"/>
        <w:bottom w:val="none" w:sz="0" w:space="0" w:color="auto"/>
        <w:right w:val="none" w:sz="0" w:space="0" w:color="auto"/>
      </w:divBdr>
    </w:div>
    <w:div w:id="1946765405">
      <w:bodyDiv w:val="1"/>
      <w:marLeft w:val="0"/>
      <w:marRight w:val="0"/>
      <w:marTop w:val="0"/>
      <w:marBottom w:val="0"/>
      <w:divBdr>
        <w:top w:val="none" w:sz="0" w:space="0" w:color="auto"/>
        <w:left w:val="none" w:sz="0" w:space="0" w:color="auto"/>
        <w:bottom w:val="none" w:sz="0" w:space="0" w:color="auto"/>
        <w:right w:val="none" w:sz="0" w:space="0" w:color="auto"/>
      </w:divBdr>
    </w:div>
    <w:div w:id="1949123156">
      <w:bodyDiv w:val="1"/>
      <w:marLeft w:val="0"/>
      <w:marRight w:val="0"/>
      <w:marTop w:val="0"/>
      <w:marBottom w:val="0"/>
      <w:divBdr>
        <w:top w:val="none" w:sz="0" w:space="0" w:color="auto"/>
        <w:left w:val="none" w:sz="0" w:space="0" w:color="auto"/>
        <w:bottom w:val="none" w:sz="0" w:space="0" w:color="auto"/>
        <w:right w:val="none" w:sz="0" w:space="0" w:color="auto"/>
      </w:divBdr>
    </w:div>
    <w:div w:id="1949965252">
      <w:bodyDiv w:val="1"/>
      <w:marLeft w:val="0"/>
      <w:marRight w:val="0"/>
      <w:marTop w:val="0"/>
      <w:marBottom w:val="0"/>
      <w:divBdr>
        <w:top w:val="none" w:sz="0" w:space="0" w:color="auto"/>
        <w:left w:val="none" w:sz="0" w:space="0" w:color="auto"/>
        <w:bottom w:val="none" w:sz="0" w:space="0" w:color="auto"/>
        <w:right w:val="none" w:sz="0" w:space="0" w:color="auto"/>
      </w:divBdr>
    </w:div>
    <w:div w:id="1957786891">
      <w:bodyDiv w:val="1"/>
      <w:marLeft w:val="0"/>
      <w:marRight w:val="0"/>
      <w:marTop w:val="0"/>
      <w:marBottom w:val="0"/>
      <w:divBdr>
        <w:top w:val="none" w:sz="0" w:space="0" w:color="auto"/>
        <w:left w:val="none" w:sz="0" w:space="0" w:color="auto"/>
        <w:bottom w:val="none" w:sz="0" w:space="0" w:color="auto"/>
        <w:right w:val="none" w:sz="0" w:space="0" w:color="auto"/>
      </w:divBdr>
    </w:div>
    <w:div w:id="1961065549">
      <w:bodyDiv w:val="1"/>
      <w:marLeft w:val="0"/>
      <w:marRight w:val="0"/>
      <w:marTop w:val="0"/>
      <w:marBottom w:val="0"/>
      <w:divBdr>
        <w:top w:val="none" w:sz="0" w:space="0" w:color="auto"/>
        <w:left w:val="none" w:sz="0" w:space="0" w:color="auto"/>
        <w:bottom w:val="none" w:sz="0" w:space="0" w:color="auto"/>
        <w:right w:val="none" w:sz="0" w:space="0" w:color="auto"/>
      </w:divBdr>
    </w:div>
    <w:div w:id="1968974601">
      <w:bodyDiv w:val="1"/>
      <w:marLeft w:val="0"/>
      <w:marRight w:val="0"/>
      <w:marTop w:val="0"/>
      <w:marBottom w:val="0"/>
      <w:divBdr>
        <w:top w:val="none" w:sz="0" w:space="0" w:color="auto"/>
        <w:left w:val="none" w:sz="0" w:space="0" w:color="auto"/>
        <w:bottom w:val="none" w:sz="0" w:space="0" w:color="auto"/>
        <w:right w:val="none" w:sz="0" w:space="0" w:color="auto"/>
      </w:divBdr>
    </w:div>
    <w:div w:id="1978408465">
      <w:bodyDiv w:val="1"/>
      <w:marLeft w:val="0"/>
      <w:marRight w:val="0"/>
      <w:marTop w:val="0"/>
      <w:marBottom w:val="0"/>
      <w:divBdr>
        <w:top w:val="none" w:sz="0" w:space="0" w:color="auto"/>
        <w:left w:val="none" w:sz="0" w:space="0" w:color="auto"/>
        <w:bottom w:val="none" w:sz="0" w:space="0" w:color="auto"/>
        <w:right w:val="none" w:sz="0" w:space="0" w:color="auto"/>
      </w:divBdr>
    </w:div>
    <w:div w:id="1978483665">
      <w:bodyDiv w:val="1"/>
      <w:marLeft w:val="0"/>
      <w:marRight w:val="0"/>
      <w:marTop w:val="0"/>
      <w:marBottom w:val="0"/>
      <w:divBdr>
        <w:top w:val="none" w:sz="0" w:space="0" w:color="auto"/>
        <w:left w:val="none" w:sz="0" w:space="0" w:color="auto"/>
        <w:bottom w:val="none" w:sz="0" w:space="0" w:color="auto"/>
        <w:right w:val="none" w:sz="0" w:space="0" w:color="auto"/>
      </w:divBdr>
    </w:div>
    <w:div w:id="1983461393">
      <w:bodyDiv w:val="1"/>
      <w:marLeft w:val="0"/>
      <w:marRight w:val="0"/>
      <w:marTop w:val="0"/>
      <w:marBottom w:val="0"/>
      <w:divBdr>
        <w:top w:val="none" w:sz="0" w:space="0" w:color="auto"/>
        <w:left w:val="none" w:sz="0" w:space="0" w:color="auto"/>
        <w:bottom w:val="none" w:sz="0" w:space="0" w:color="auto"/>
        <w:right w:val="none" w:sz="0" w:space="0" w:color="auto"/>
      </w:divBdr>
    </w:div>
    <w:div w:id="1989742799">
      <w:bodyDiv w:val="1"/>
      <w:marLeft w:val="0"/>
      <w:marRight w:val="0"/>
      <w:marTop w:val="0"/>
      <w:marBottom w:val="0"/>
      <w:divBdr>
        <w:top w:val="none" w:sz="0" w:space="0" w:color="auto"/>
        <w:left w:val="none" w:sz="0" w:space="0" w:color="auto"/>
        <w:bottom w:val="none" w:sz="0" w:space="0" w:color="auto"/>
        <w:right w:val="none" w:sz="0" w:space="0" w:color="auto"/>
      </w:divBdr>
    </w:div>
    <w:div w:id="1990942269">
      <w:bodyDiv w:val="1"/>
      <w:marLeft w:val="0"/>
      <w:marRight w:val="0"/>
      <w:marTop w:val="0"/>
      <w:marBottom w:val="0"/>
      <w:divBdr>
        <w:top w:val="none" w:sz="0" w:space="0" w:color="auto"/>
        <w:left w:val="none" w:sz="0" w:space="0" w:color="auto"/>
        <w:bottom w:val="none" w:sz="0" w:space="0" w:color="auto"/>
        <w:right w:val="none" w:sz="0" w:space="0" w:color="auto"/>
      </w:divBdr>
    </w:div>
    <w:div w:id="1998533744">
      <w:bodyDiv w:val="1"/>
      <w:marLeft w:val="0"/>
      <w:marRight w:val="0"/>
      <w:marTop w:val="0"/>
      <w:marBottom w:val="0"/>
      <w:divBdr>
        <w:top w:val="none" w:sz="0" w:space="0" w:color="auto"/>
        <w:left w:val="none" w:sz="0" w:space="0" w:color="auto"/>
        <w:bottom w:val="none" w:sz="0" w:space="0" w:color="auto"/>
        <w:right w:val="none" w:sz="0" w:space="0" w:color="auto"/>
      </w:divBdr>
    </w:div>
    <w:div w:id="2000620998">
      <w:bodyDiv w:val="1"/>
      <w:marLeft w:val="0"/>
      <w:marRight w:val="0"/>
      <w:marTop w:val="0"/>
      <w:marBottom w:val="0"/>
      <w:divBdr>
        <w:top w:val="none" w:sz="0" w:space="0" w:color="auto"/>
        <w:left w:val="none" w:sz="0" w:space="0" w:color="auto"/>
        <w:bottom w:val="none" w:sz="0" w:space="0" w:color="auto"/>
        <w:right w:val="none" w:sz="0" w:space="0" w:color="auto"/>
      </w:divBdr>
    </w:div>
    <w:div w:id="2008512125">
      <w:bodyDiv w:val="1"/>
      <w:marLeft w:val="0"/>
      <w:marRight w:val="0"/>
      <w:marTop w:val="0"/>
      <w:marBottom w:val="0"/>
      <w:divBdr>
        <w:top w:val="none" w:sz="0" w:space="0" w:color="auto"/>
        <w:left w:val="none" w:sz="0" w:space="0" w:color="auto"/>
        <w:bottom w:val="none" w:sz="0" w:space="0" w:color="auto"/>
        <w:right w:val="none" w:sz="0" w:space="0" w:color="auto"/>
      </w:divBdr>
    </w:div>
    <w:div w:id="2009553695">
      <w:bodyDiv w:val="1"/>
      <w:marLeft w:val="0"/>
      <w:marRight w:val="0"/>
      <w:marTop w:val="0"/>
      <w:marBottom w:val="0"/>
      <w:divBdr>
        <w:top w:val="none" w:sz="0" w:space="0" w:color="auto"/>
        <w:left w:val="none" w:sz="0" w:space="0" w:color="auto"/>
        <w:bottom w:val="none" w:sz="0" w:space="0" w:color="auto"/>
        <w:right w:val="none" w:sz="0" w:space="0" w:color="auto"/>
      </w:divBdr>
    </w:div>
    <w:div w:id="2010407829">
      <w:bodyDiv w:val="1"/>
      <w:marLeft w:val="0"/>
      <w:marRight w:val="0"/>
      <w:marTop w:val="0"/>
      <w:marBottom w:val="0"/>
      <w:divBdr>
        <w:top w:val="none" w:sz="0" w:space="0" w:color="auto"/>
        <w:left w:val="none" w:sz="0" w:space="0" w:color="auto"/>
        <w:bottom w:val="none" w:sz="0" w:space="0" w:color="auto"/>
        <w:right w:val="none" w:sz="0" w:space="0" w:color="auto"/>
      </w:divBdr>
    </w:div>
    <w:div w:id="2010521424">
      <w:bodyDiv w:val="1"/>
      <w:marLeft w:val="0"/>
      <w:marRight w:val="0"/>
      <w:marTop w:val="0"/>
      <w:marBottom w:val="0"/>
      <w:divBdr>
        <w:top w:val="none" w:sz="0" w:space="0" w:color="auto"/>
        <w:left w:val="none" w:sz="0" w:space="0" w:color="auto"/>
        <w:bottom w:val="none" w:sz="0" w:space="0" w:color="auto"/>
        <w:right w:val="none" w:sz="0" w:space="0" w:color="auto"/>
      </w:divBdr>
    </w:div>
    <w:div w:id="2022776008">
      <w:bodyDiv w:val="1"/>
      <w:marLeft w:val="0"/>
      <w:marRight w:val="0"/>
      <w:marTop w:val="0"/>
      <w:marBottom w:val="0"/>
      <w:divBdr>
        <w:top w:val="none" w:sz="0" w:space="0" w:color="auto"/>
        <w:left w:val="none" w:sz="0" w:space="0" w:color="auto"/>
        <w:bottom w:val="none" w:sz="0" w:space="0" w:color="auto"/>
        <w:right w:val="none" w:sz="0" w:space="0" w:color="auto"/>
      </w:divBdr>
    </w:div>
    <w:div w:id="2030333544">
      <w:bodyDiv w:val="1"/>
      <w:marLeft w:val="0"/>
      <w:marRight w:val="0"/>
      <w:marTop w:val="0"/>
      <w:marBottom w:val="0"/>
      <w:divBdr>
        <w:top w:val="none" w:sz="0" w:space="0" w:color="auto"/>
        <w:left w:val="none" w:sz="0" w:space="0" w:color="auto"/>
        <w:bottom w:val="none" w:sz="0" w:space="0" w:color="auto"/>
        <w:right w:val="none" w:sz="0" w:space="0" w:color="auto"/>
      </w:divBdr>
    </w:div>
    <w:div w:id="2036998554">
      <w:bodyDiv w:val="1"/>
      <w:marLeft w:val="0"/>
      <w:marRight w:val="0"/>
      <w:marTop w:val="0"/>
      <w:marBottom w:val="0"/>
      <w:divBdr>
        <w:top w:val="none" w:sz="0" w:space="0" w:color="auto"/>
        <w:left w:val="none" w:sz="0" w:space="0" w:color="auto"/>
        <w:bottom w:val="none" w:sz="0" w:space="0" w:color="auto"/>
        <w:right w:val="none" w:sz="0" w:space="0" w:color="auto"/>
      </w:divBdr>
    </w:div>
    <w:div w:id="2039231353">
      <w:bodyDiv w:val="1"/>
      <w:marLeft w:val="0"/>
      <w:marRight w:val="0"/>
      <w:marTop w:val="0"/>
      <w:marBottom w:val="0"/>
      <w:divBdr>
        <w:top w:val="none" w:sz="0" w:space="0" w:color="auto"/>
        <w:left w:val="none" w:sz="0" w:space="0" w:color="auto"/>
        <w:bottom w:val="none" w:sz="0" w:space="0" w:color="auto"/>
        <w:right w:val="none" w:sz="0" w:space="0" w:color="auto"/>
      </w:divBdr>
    </w:div>
    <w:div w:id="2040281503">
      <w:bodyDiv w:val="1"/>
      <w:marLeft w:val="0"/>
      <w:marRight w:val="0"/>
      <w:marTop w:val="0"/>
      <w:marBottom w:val="0"/>
      <w:divBdr>
        <w:top w:val="none" w:sz="0" w:space="0" w:color="auto"/>
        <w:left w:val="none" w:sz="0" w:space="0" w:color="auto"/>
        <w:bottom w:val="none" w:sz="0" w:space="0" w:color="auto"/>
        <w:right w:val="none" w:sz="0" w:space="0" w:color="auto"/>
      </w:divBdr>
    </w:div>
    <w:div w:id="2042197112">
      <w:bodyDiv w:val="1"/>
      <w:marLeft w:val="0"/>
      <w:marRight w:val="0"/>
      <w:marTop w:val="0"/>
      <w:marBottom w:val="0"/>
      <w:divBdr>
        <w:top w:val="none" w:sz="0" w:space="0" w:color="auto"/>
        <w:left w:val="none" w:sz="0" w:space="0" w:color="auto"/>
        <w:bottom w:val="none" w:sz="0" w:space="0" w:color="auto"/>
        <w:right w:val="none" w:sz="0" w:space="0" w:color="auto"/>
      </w:divBdr>
    </w:div>
    <w:div w:id="2053462212">
      <w:bodyDiv w:val="1"/>
      <w:marLeft w:val="0"/>
      <w:marRight w:val="0"/>
      <w:marTop w:val="0"/>
      <w:marBottom w:val="0"/>
      <w:divBdr>
        <w:top w:val="none" w:sz="0" w:space="0" w:color="auto"/>
        <w:left w:val="none" w:sz="0" w:space="0" w:color="auto"/>
        <w:bottom w:val="none" w:sz="0" w:space="0" w:color="auto"/>
        <w:right w:val="none" w:sz="0" w:space="0" w:color="auto"/>
      </w:divBdr>
    </w:div>
    <w:div w:id="2064331323">
      <w:bodyDiv w:val="1"/>
      <w:marLeft w:val="0"/>
      <w:marRight w:val="0"/>
      <w:marTop w:val="0"/>
      <w:marBottom w:val="0"/>
      <w:divBdr>
        <w:top w:val="none" w:sz="0" w:space="0" w:color="auto"/>
        <w:left w:val="none" w:sz="0" w:space="0" w:color="auto"/>
        <w:bottom w:val="none" w:sz="0" w:space="0" w:color="auto"/>
        <w:right w:val="none" w:sz="0" w:space="0" w:color="auto"/>
      </w:divBdr>
    </w:div>
    <w:div w:id="2072995074">
      <w:bodyDiv w:val="1"/>
      <w:marLeft w:val="0"/>
      <w:marRight w:val="0"/>
      <w:marTop w:val="0"/>
      <w:marBottom w:val="0"/>
      <w:divBdr>
        <w:top w:val="none" w:sz="0" w:space="0" w:color="auto"/>
        <w:left w:val="none" w:sz="0" w:space="0" w:color="auto"/>
        <w:bottom w:val="none" w:sz="0" w:space="0" w:color="auto"/>
        <w:right w:val="none" w:sz="0" w:space="0" w:color="auto"/>
      </w:divBdr>
    </w:div>
    <w:div w:id="2077512631">
      <w:bodyDiv w:val="1"/>
      <w:marLeft w:val="0"/>
      <w:marRight w:val="0"/>
      <w:marTop w:val="0"/>
      <w:marBottom w:val="0"/>
      <w:divBdr>
        <w:top w:val="none" w:sz="0" w:space="0" w:color="auto"/>
        <w:left w:val="none" w:sz="0" w:space="0" w:color="auto"/>
        <w:bottom w:val="none" w:sz="0" w:space="0" w:color="auto"/>
        <w:right w:val="none" w:sz="0" w:space="0" w:color="auto"/>
      </w:divBdr>
    </w:div>
    <w:div w:id="2077582304">
      <w:bodyDiv w:val="1"/>
      <w:marLeft w:val="0"/>
      <w:marRight w:val="0"/>
      <w:marTop w:val="0"/>
      <w:marBottom w:val="0"/>
      <w:divBdr>
        <w:top w:val="none" w:sz="0" w:space="0" w:color="auto"/>
        <w:left w:val="none" w:sz="0" w:space="0" w:color="auto"/>
        <w:bottom w:val="none" w:sz="0" w:space="0" w:color="auto"/>
        <w:right w:val="none" w:sz="0" w:space="0" w:color="auto"/>
      </w:divBdr>
    </w:div>
    <w:div w:id="2080899253">
      <w:bodyDiv w:val="1"/>
      <w:marLeft w:val="0"/>
      <w:marRight w:val="0"/>
      <w:marTop w:val="0"/>
      <w:marBottom w:val="0"/>
      <w:divBdr>
        <w:top w:val="none" w:sz="0" w:space="0" w:color="auto"/>
        <w:left w:val="none" w:sz="0" w:space="0" w:color="auto"/>
        <w:bottom w:val="none" w:sz="0" w:space="0" w:color="auto"/>
        <w:right w:val="none" w:sz="0" w:space="0" w:color="auto"/>
      </w:divBdr>
    </w:div>
    <w:div w:id="2084639035">
      <w:bodyDiv w:val="1"/>
      <w:marLeft w:val="0"/>
      <w:marRight w:val="0"/>
      <w:marTop w:val="0"/>
      <w:marBottom w:val="0"/>
      <w:divBdr>
        <w:top w:val="none" w:sz="0" w:space="0" w:color="auto"/>
        <w:left w:val="none" w:sz="0" w:space="0" w:color="auto"/>
        <w:bottom w:val="none" w:sz="0" w:space="0" w:color="auto"/>
        <w:right w:val="none" w:sz="0" w:space="0" w:color="auto"/>
      </w:divBdr>
    </w:div>
    <w:div w:id="2088502082">
      <w:bodyDiv w:val="1"/>
      <w:marLeft w:val="0"/>
      <w:marRight w:val="0"/>
      <w:marTop w:val="0"/>
      <w:marBottom w:val="0"/>
      <w:divBdr>
        <w:top w:val="none" w:sz="0" w:space="0" w:color="auto"/>
        <w:left w:val="none" w:sz="0" w:space="0" w:color="auto"/>
        <w:bottom w:val="none" w:sz="0" w:space="0" w:color="auto"/>
        <w:right w:val="none" w:sz="0" w:space="0" w:color="auto"/>
      </w:divBdr>
    </w:div>
    <w:div w:id="2090693406">
      <w:bodyDiv w:val="1"/>
      <w:marLeft w:val="0"/>
      <w:marRight w:val="0"/>
      <w:marTop w:val="0"/>
      <w:marBottom w:val="0"/>
      <w:divBdr>
        <w:top w:val="none" w:sz="0" w:space="0" w:color="auto"/>
        <w:left w:val="none" w:sz="0" w:space="0" w:color="auto"/>
        <w:bottom w:val="none" w:sz="0" w:space="0" w:color="auto"/>
        <w:right w:val="none" w:sz="0" w:space="0" w:color="auto"/>
      </w:divBdr>
    </w:div>
    <w:div w:id="2093113974">
      <w:bodyDiv w:val="1"/>
      <w:marLeft w:val="0"/>
      <w:marRight w:val="0"/>
      <w:marTop w:val="0"/>
      <w:marBottom w:val="0"/>
      <w:divBdr>
        <w:top w:val="none" w:sz="0" w:space="0" w:color="auto"/>
        <w:left w:val="none" w:sz="0" w:space="0" w:color="auto"/>
        <w:bottom w:val="none" w:sz="0" w:space="0" w:color="auto"/>
        <w:right w:val="none" w:sz="0" w:space="0" w:color="auto"/>
      </w:divBdr>
    </w:div>
    <w:div w:id="2098599848">
      <w:bodyDiv w:val="1"/>
      <w:marLeft w:val="0"/>
      <w:marRight w:val="0"/>
      <w:marTop w:val="0"/>
      <w:marBottom w:val="0"/>
      <w:divBdr>
        <w:top w:val="none" w:sz="0" w:space="0" w:color="auto"/>
        <w:left w:val="none" w:sz="0" w:space="0" w:color="auto"/>
        <w:bottom w:val="none" w:sz="0" w:space="0" w:color="auto"/>
        <w:right w:val="none" w:sz="0" w:space="0" w:color="auto"/>
      </w:divBdr>
    </w:div>
    <w:div w:id="2105102306">
      <w:bodyDiv w:val="1"/>
      <w:marLeft w:val="0"/>
      <w:marRight w:val="0"/>
      <w:marTop w:val="0"/>
      <w:marBottom w:val="0"/>
      <w:divBdr>
        <w:top w:val="none" w:sz="0" w:space="0" w:color="auto"/>
        <w:left w:val="none" w:sz="0" w:space="0" w:color="auto"/>
        <w:bottom w:val="none" w:sz="0" w:space="0" w:color="auto"/>
        <w:right w:val="none" w:sz="0" w:space="0" w:color="auto"/>
      </w:divBdr>
    </w:div>
    <w:div w:id="2106681171">
      <w:bodyDiv w:val="1"/>
      <w:marLeft w:val="0"/>
      <w:marRight w:val="0"/>
      <w:marTop w:val="0"/>
      <w:marBottom w:val="0"/>
      <w:divBdr>
        <w:top w:val="none" w:sz="0" w:space="0" w:color="auto"/>
        <w:left w:val="none" w:sz="0" w:space="0" w:color="auto"/>
        <w:bottom w:val="none" w:sz="0" w:space="0" w:color="auto"/>
        <w:right w:val="none" w:sz="0" w:space="0" w:color="auto"/>
      </w:divBdr>
    </w:div>
    <w:div w:id="2109887300">
      <w:bodyDiv w:val="1"/>
      <w:marLeft w:val="0"/>
      <w:marRight w:val="0"/>
      <w:marTop w:val="0"/>
      <w:marBottom w:val="0"/>
      <w:divBdr>
        <w:top w:val="none" w:sz="0" w:space="0" w:color="auto"/>
        <w:left w:val="none" w:sz="0" w:space="0" w:color="auto"/>
        <w:bottom w:val="none" w:sz="0" w:space="0" w:color="auto"/>
        <w:right w:val="none" w:sz="0" w:space="0" w:color="auto"/>
      </w:divBdr>
    </w:div>
    <w:div w:id="2113277399">
      <w:bodyDiv w:val="1"/>
      <w:marLeft w:val="0"/>
      <w:marRight w:val="0"/>
      <w:marTop w:val="0"/>
      <w:marBottom w:val="0"/>
      <w:divBdr>
        <w:top w:val="none" w:sz="0" w:space="0" w:color="auto"/>
        <w:left w:val="none" w:sz="0" w:space="0" w:color="auto"/>
        <w:bottom w:val="none" w:sz="0" w:space="0" w:color="auto"/>
        <w:right w:val="none" w:sz="0" w:space="0" w:color="auto"/>
      </w:divBdr>
    </w:div>
    <w:div w:id="2118526916">
      <w:bodyDiv w:val="1"/>
      <w:marLeft w:val="0"/>
      <w:marRight w:val="0"/>
      <w:marTop w:val="0"/>
      <w:marBottom w:val="0"/>
      <w:divBdr>
        <w:top w:val="none" w:sz="0" w:space="0" w:color="auto"/>
        <w:left w:val="none" w:sz="0" w:space="0" w:color="auto"/>
        <w:bottom w:val="none" w:sz="0" w:space="0" w:color="auto"/>
        <w:right w:val="none" w:sz="0" w:space="0" w:color="auto"/>
      </w:divBdr>
    </w:div>
    <w:div w:id="2127118505">
      <w:bodyDiv w:val="1"/>
      <w:marLeft w:val="0"/>
      <w:marRight w:val="0"/>
      <w:marTop w:val="0"/>
      <w:marBottom w:val="0"/>
      <w:divBdr>
        <w:top w:val="none" w:sz="0" w:space="0" w:color="auto"/>
        <w:left w:val="none" w:sz="0" w:space="0" w:color="auto"/>
        <w:bottom w:val="none" w:sz="0" w:space="0" w:color="auto"/>
        <w:right w:val="none" w:sz="0" w:space="0" w:color="auto"/>
      </w:divBdr>
    </w:div>
    <w:div w:id="2127653162">
      <w:bodyDiv w:val="1"/>
      <w:marLeft w:val="0"/>
      <w:marRight w:val="0"/>
      <w:marTop w:val="0"/>
      <w:marBottom w:val="0"/>
      <w:divBdr>
        <w:top w:val="none" w:sz="0" w:space="0" w:color="auto"/>
        <w:left w:val="none" w:sz="0" w:space="0" w:color="auto"/>
        <w:bottom w:val="none" w:sz="0" w:space="0" w:color="auto"/>
        <w:right w:val="none" w:sz="0" w:space="0" w:color="auto"/>
      </w:divBdr>
    </w:div>
    <w:div w:id="2128038094">
      <w:bodyDiv w:val="1"/>
      <w:marLeft w:val="0"/>
      <w:marRight w:val="0"/>
      <w:marTop w:val="0"/>
      <w:marBottom w:val="0"/>
      <w:divBdr>
        <w:top w:val="none" w:sz="0" w:space="0" w:color="auto"/>
        <w:left w:val="none" w:sz="0" w:space="0" w:color="auto"/>
        <w:bottom w:val="none" w:sz="0" w:space="0" w:color="auto"/>
        <w:right w:val="none" w:sz="0" w:space="0" w:color="auto"/>
      </w:divBdr>
    </w:div>
    <w:div w:id="2130706505">
      <w:bodyDiv w:val="1"/>
      <w:marLeft w:val="0"/>
      <w:marRight w:val="0"/>
      <w:marTop w:val="0"/>
      <w:marBottom w:val="0"/>
      <w:divBdr>
        <w:top w:val="none" w:sz="0" w:space="0" w:color="auto"/>
        <w:left w:val="none" w:sz="0" w:space="0" w:color="auto"/>
        <w:bottom w:val="none" w:sz="0" w:space="0" w:color="auto"/>
        <w:right w:val="none" w:sz="0" w:space="0" w:color="auto"/>
      </w:divBdr>
    </w:div>
    <w:div w:id="2139953543">
      <w:bodyDiv w:val="1"/>
      <w:marLeft w:val="0"/>
      <w:marRight w:val="0"/>
      <w:marTop w:val="0"/>
      <w:marBottom w:val="0"/>
      <w:divBdr>
        <w:top w:val="none" w:sz="0" w:space="0" w:color="auto"/>
        <w:left w:val="none" w:sz="0" w:space="0" w:color="auto"/>
        <w:bottom w:val="none" w:sz="0" w:space="0" w:color="auto"/>
        <w:right w:val="none" w:sz="0" w:space="0" w:color="auto"/>
      </w:divBdr>
    </w:div>
    <w:div w:id="214650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yperlink" Target="mailto:kerry.gip@ucdenver.edu" TargetMode="Externa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theme" Target="theme/theme1.xml" Id="rId39" /><Relationship Type="http://schemas.openxmlformats.org/officeDocument/2006/relationships/image" Target="media/image5.png" Id="rId21" /><Relationship Type="http://schemas.openxmlformats.org/officeDocument/2006/relationships/image" Target="media/image18.png" Id="rId34" /><Relationship Type="http://schemas.openxmlformats.org/officeDocument/2006/relationships/webSettings" Target="webSettings.xml" Id="rId7" /><Relationship Type="http://schemas.openxmlformats.org/officeDocument/2006/relationships/hyperlink" Target="mailto:william.archbold@ucdenver.edu" TargetMode="External" Id="rId12" /><Relationship Type="http://schemas.openxmlformats.org/officeDocument/2006/relationships/image" Target="media/image1.png"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glossaryDocument" Target="glossary/document.xml" Id="rId38" /><Relationship Type="http://schemas.openxmlformats.org/officeDocument/2006/relationships/customXml" Target="../customXml/item2.xml" Id="rId2" /><Relationship Type="http://schemas.openxmlformats.org/officeDocument/2006/relationships/hyperlink" Target="http://www.MSYS2.org" TargetMode="Externa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2.xm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fontTable" Target="fontTable.xml" Id="rId37" /><Relationship Type="http://schemas.microsoft.com/office/2020/10/relationships/intelligence" Target="intelligence2.xml" Id="rId40" /><Relationship Type="http://schemas.openxmlformats.org/officeDocument/2006/relationships/styles" Target="styles.xml" Id="rId5" /><Relationship Type="http://schemas.openxmlformats.org/officeDocument/2006/relationships/hyperlink" Target="mailto:odyssey.villagomez@ucdenver.edu"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footer" Target="footer1.xml" Id="rId10" /><Relationship Type="http://schemas.openxmlformats.org/officeDocument/2006/relationships/image" Target="media/image3.png" Id="rId19" /><Relationship Type="http://schemas.openxmlformats.org/officeDocument/2006/relationships/image" Target="media/image15.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mailto:sam.melconian@ucdenver.edu"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footnotes" Target="footnotes.xml" Id="rId8" /><Relationship Type="http://schemas.openxmlformats.org/officeDocument/2006/relationships/customXml" Target="../customXml/item3.xml" Id="rId3" /></Relationships>
</file>

<file path=word/glossary/_rels/document.xml.rels><?xml version="1.0" encoding="UTF-8" standalone="yes"?>
<Relationships xmlns="http://schemas.openxmlformats.org/package/2006/relationships"><Relationship Id="rId3" Type="http://schemas.openxmlformats.org/officeDocument/2006/relationships/customXml" Target="../../customXml/item6.xml"/><Relationship Id="rId7" Type="http://schemas.openxmlformats.org/officeDocument/2006/relationships/fontTable" Target="fontTable.xml"/><Relationship Id="rId2" Type="http://schemas.openxmlformats.org/officeDocument/2006/relationships/customXml" Target="../../customXml/item5.xml"/><Relationship Id="rId1" Type="http://schemas.openxmlformats.org/officeDocument/2006/relationships/customXml" Target="../../customXml/item4.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A24C416-3751-4185-B16D-7154152C332D}"/>
      </w:docPartPr>
      <w:docPartBody>
        <w:p w:rsidR="00C503CA" w:rsidRDefault="00C503CA"/>
      </w:docPartBody>
    </w:docPart>
    <w:docPart>
      <w:docPartPr>
        <w:name w:val="F695D8929873439C86610CBD362D62E2"/>
        <w:category>
          <w:name w:val="General"/>
          <w:gallery w:val="placeholder"/>
        </w:category>
        <w:types>
          <w:type w:val="bbPlcHdr"/>
        </w:types>
        <w:behaviors>
          <w:behavior w:val="content"/>
        </w:behaviors>
        <w:guid w:val="{AAD73030-FA67-43AF-8451-A306B38ED966}"/>
      </w:docPartPr>
      <w:docPartBody>
        <w:p w:rsidR="005B05B7" w:rsidRDefault="005B05B7"/>
      </w:docPartBody>
    </w:docPart>
    <w:docPart>
      <w:docPartPr>
        <w:name w:val="B0559C40407444C3962A41C206396A7C"/>
        <w:category>
          <w:name w:val="General"/>
          <w:gallery w:val="placeholder"/>
        </w:category>
        <w:types>
          <w:type w:val="bbPlcHdr"/>
        </w:types>
        <w:behaviors>
          <w:behavior w:val="content"/>
        </w:behaviors>
        <w:guid w:val="{624E69C6-564A-4E07-8905-116EFD491C73}"/>
      </w:docPartPr>
      <w:docPartBody>
        <w:p w:rsidR="00A832E3" w:rsidRDefault="00A832E3"/>
      </w:docPartBody>
    </w:docPart>
    <w:docPart>
      <w:docPartPr>
        <w:name w:val="04DCFCD44B76418494F9D23811FFCC8B"/>
        <w:category>
          <w:name w:val="General"/>
          <w:gallery w:val="placeholder"/>
        </w:category>
        <w:types>
          <w:type w:val="bbPlcHdr"/>
        </w:types>
        <w:behaviors>
          <w:behavior w:val="content"/>
        </w:behaviors>
        <w:guid w:val="{86237BCE-4229-4ABA-B113-9B88290C3094}"/>
      </w:docPartPr>
      <w:docPartBody>
        <w:p w:rsidR="00A832E3" w:rsidRDefault="00A832E3"/>
      </w:docPartBody>
    </w:docPart>
    <w:docPart>
      <w:docPartPr>
        <w:name w:val="50F03A5B412E498B96C6219CEC4C0DDE"/>
        <w:category>
          <w:name w:val="General"/>
          <w:gallery w:val="placeholder"/>
        </w:category>
        <w:types>
          <w:type w:val="bbPlcHdr"/>
        </w:types>
        <w:behaviors>
          <w:behavior w:val="content"/>
        </w:behaviors>
        <w:guid w:val="{0D43F8EC-CBEF-4631-A8AD-7597FE584E24}"/>
      </w:docPartPr>
      <w:docPartBody>
        <w:p w:rsidR="003A79AA" w:rsidRDefault="003A79AA"/>
      </w:docPartBody>
    </w:docPart>
    <w:docPart>
      <w:docPartPr>
        <w:name w:val="F6753D62FF6647CC94107139F6E34049"/>
        <w:category>
          <w:name w:val="General"/>
          <w:gallery w:val="placeholder"/>
        </w:category>
        <w:types>
          <w:type w:val="bbPlcHdr"/>
        </w:types>
        <w:behaviors>
          <w:behavior w:val="content"/>
        </w:behaviors>
        <w:guid w:val="{8E8CF39B-6A6A-4709-9CE0-E2537564683B}"/>
      </w:docPartPr>
      <w:docPartBody>
        <w:p w:rsidR="003A79AA" w:rsidRDefault="003A79AA"/>
      </w:docPartBody>
    </w:docPart>
    <w:docPart>
      <w:docPartPr>
        <w:name w:val="B0E9EC1B72AF40308C66EC71BE0B70F9"/>
        <w:category>
          <w:name w:val="General"/>
          <w:gallery w:val="placeholder"/>
        </w:category>
        <w:types>
          <w:type w:val="bbPlcHdr"/>
        </w:types>
        <w:behaviors>
          <w:behavior w:val="content"/>
        </w:behaviors>
        <w:guid w:val="{92ACF0DC-602D-4245-B442-4826DCE00709}"/>
      </w:docPartPr>
      <w:docPartBody>
        <w:p w:rsidR="003A79AA" w:rsidRDefault="003A79A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503CA"/>
    <w:rsid w:val="000174AB"/>
    <w:rsid w:val="00040DD1"/>
    <w:rsid w:val="001661D5"/>
    <w:rsid w:val="001935C1"/>
    <w:rsid w:val="00201D62"/>
    <w:rsid w:val="002D12AB"/>
    <w:rsid w:val="003123A8"/>
    <w:rsid w:val="003A79AA"/>
    <w:rsid w:val="004C0E88"/>
    <w:rsid w:val="004E3AB1"/>
    <w:rsid w:val="00520816"/>
    <w:rsid w:val="005B05B7"/>
    <w:rsid w:val="0067093C"/>
    <w:rsid w:val="007410F1"/>
    <w:rsid w:val="0076248D"/>
    <w:rsid w:val="00860106"/>
    <w:rsid w:val="008D517A"/>
    <w:rsid w:val="00957CEB"/>
    <w:rsid w:val="00964394"/>
    <w:rsid w:val="00A40949"/>
    <w:rsid w:val="00A43387"/>
    <w:rsid w:val="00A71FA2"/>
    <w:rsid w:val="00A832E3"/>
    <w:rsid w:val="00B950A4"/>
    <w:rsid w:val="00C503CA"/>
    <w:rsid w:val="00D71237"/>
    <w:rsid w:val="00D82EFF"/>
    <w:rsid w:val="00ED7CF9"/>
    <w:rsid w:val="00F006C1"/>
    <w:rsid w:val="00F448C3"/>
    <w:rsid w:val="00FF28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4DEDB4D5224B1458482A9A523C1767B" ma:contentTypeVersion="4" ma:contentTypeDescription="Create a new document." ma:contentTypeScope="" ma:versionID="10532821f8c20a210895db479a63c842">
  <xsd:schema xmlns:xsd="http://www.w3.org/2001/XMLSchema" xmlns:xs="http://www.w3.org/2001/XMLSchema" xmlns:p="http://schemas.microsoft.com/office/2006/metadata/properties" xmlns:ns2="0fc92875-7cbb-47c8-87a1-0e3ec74c2b79" targetNamespace="http://schemas.microsoft.com/office/2006/metadata/properties" ma:root="true" ma:fieldsID="73b505f82bb0d09f727256c2a7f343ea" ns2:_="">
    <xsd:import namespace="0fc92875-7cbb-47c8-87a1-0e3ec74c2b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92875-7cbb-47c8-87a1-0e3ec74c2b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Mul22</b:Tag>
    <b:SourceType>InternetSite</b:SourceType>
    <b:Guid>{471B0027-56D1-41CA-93A7-82907B609B7D}</b:Guid>
    <b:Title>Multithreading Concepts</b:Title>
    <b:ProductionCompany>Oracle</b:ProductionCompany>
    <b:YearAccessed>2022</b:YearAccessed>
    <b:MonthAccessed>February</b:MonthAccessed>
    <b:DayAccessed>22</b:DayAccessed>
    <b:URL>https://docs.oracle.com/cd/E19253-01/816-5137/mtintro-25092/index.html</b:URL>
    <b:RefOrder>1</b:RefOrder>
  </b:Source>
  <b:Source>
    <b:Tag>Ale98</b:Tag>
    <b:SourceType>JournalArticle</b:SourceType>
    <b:Guid>{CECB209E-A1EB-4CD8-9D45-BB3FA1E430C5}</b:Guid>
    <b:Title>Concurrency Control: Methods, Performance, and Analysis</b:Title>
    <b:Year>1998</b:Year>
    <b:Author>
      <b:Author>
        <b:NameList>
          <b:Person>
            <b:Last>Thomasian</b:Last>
            <b:First>Alexander</b:First>
          </b:Person>
        </b:NameList>
      </b:Author>
    </b:Author>
    <b:JournalName>ACM Computing Surveys</b:JournalName>
    <b:Pages>70-199</b:Pages>
    <b:Volume>30</b:Volume>
    <b:Issue>1</b:Issue>
    <b:RefOrder>15</b:RefOrder>
  </b:Source>
  <b:Source>
    <b:Tag>Agr87</b:Tag>
    <b:SourceType>JournalArticle</b:SourceType>
    <b:Guid>{9054554C-1552-45E8-8CD8-4AD5631A5CD8}</b:Guid>
    <b:Title>Concurrency Control Performance Modeling: Alternatives and Implications</b:Title>
    <b:Year>1987</b:Year>
    <b:Author>
      <b:Author>
        <b:NameList>
          <b:Person>
            <b:Last>Agrawal</b:Last>
            <b:First>Rakesh</b:First>
          </b:Person>
          <b:Person>
            <b:Last>Carey</b:Last>
            <b:First>Michael</b:First>
          </b:Person>
          <b:Person>
            <b:Last>Livny</b:Last>
            <b:First>Miron</b:First>
          </b:Person>
        </b:NameList>
      </b:Author>
    </b:Author>
    <b:JournalName>ACM Transactions on Database Systems</b:JournalName>
    <b:Pages>609-654</b:Pages>
    <b:Volume>12</b:Volume>
    <b:Issue>4</b:Issue>
    <b:RefOrder>16</b:RefOrder>
  </b:Source>
  <b:Source>
    <b:Tag>Mic16</b:Tag>
    <b:SourceType>DocumentFromInternetSite</b:SourceType>
    <b:Guid>{02E58FC6-A3EA-444F-A8EF-5AA22B8EDEBE}</b:Guid>
    <b:Title>Microsoft.com</b:Title>
    <b:Year>2016</b:Year>
    <b:YearAccessed>2022</b:YearAccessed>
    <b:MonthAccessed>April</b:MonthAccessed>
    <b:DayAccessed>1</b:DayAccessed>
    <b:URL>https://www.microsoft.com/en-us/research/wp-content/uploads/2016/05/chapter3.pdf</b:URL>
    <b:RefOrder>17</b:RefOrder>
  </b:Source>
  <b:Source>
    <b:Tag>Gee21</b:Tag>
    <b:SourceType>InternetSite</b:SourceType>
    <b:Guid>{820CF86C-0DFB-4C46-AA68-E37B1CD81CF5}</b:Guid>
    <b:Title>Two Phase Locking Protocol</b:Title>
    <b:Year>2021</b:Year>
    <b:Month>June</b:Month>
    <b:Day>2</b:Day>
    <b:YearAccessed>2022</b:YearAccessed>
    <b:MonthAccessed>April</b:MonthAccessed>
    <b:DayAccessed>1</b:DayAccessed>
    <b:URL>https://www.geeksforgeeks.org/two-phase-locking-protocol/</b:URL>
    <b:ProductionCompany>GeeksforGeeks.org</b:ProductionCompany>
    <b:RefOrder>18</b:RefOrder>
  </b:Source>
  <b:Source>
    <b:Tag>Cox21</b:Tag>
    <b:SourceType>InternetSite</b:SourceType>
    <b:Guid>{4E74D7B7-0497-4D5F-B55D-9A882EC839A3}</b:Guid>
    <b:Title>Xv6, a simple Unix-like teaching operating system</b:Title>
    <b:ProductionCompany>Massachusets of Institute of Technology</b:ProductionCompany>
    <b:Year>2021</b:Year>
    <b:Month>09</b:Month>
    <b:Day>22</b:Day>
    <b:YearAccessed>2022</b:YearAccessed>
    <b:MonthAccessed>March</b:MonthAccessed>
    <b:DayAccessed>31</b:DayAccessed>
    <b:URL>https://pdos.csail.mit.edu/6.828/2012/xv6.html</b:URL>
    <b:Author>
      <b:Author>
        <b:NameList>
          <b:Person>
            <b:Last>Cox</b:Last>
            <b:First>Russ</b:First>
          </b:Person>
          <b:Person>
            <b:Last>Kaashoek</b:Last>
            <b:First>Frans</b:First>
          </b:Person>
          <b:Person>
            <b:Last>Morris</b:Last>
            <b:First>Robert</b:First>
          </b:Person>
        </b:NameList>
      </b:Author>
    </b:Author>
    <b:RefOrder>8</b:RefOrder>
  </b:Source>
  <b:Source>
    <b:Tag>The95</b:Tag>
    <b:SourceType>InternetSite</b:SourceType>
    <b:Guid>{570F8B00-A0D7-4A6C-9694-DD18CD77BCEA}</b:Guid>
    <b:Title>FreeBSD The Power To Serve</b:Title>
    <b:Year>1995</b:Year>
    <b:YearAccessed>2022</b:YearAccessed>
    <b:MonthAccessed>03</b:MonthAccessed>
    <b:DayAccessed>31</b:DayAccessed>
    <b:URL>https://www.freebsd.org/</b:URL>
    <b:ProductionCompany>The FreeBSD Project</b:ProductionCompany>
    <b:RefOrder>6</b:RefOrder>
  </b:Source>
  <b:Source>
    <b:Tag>Wha19</b:Tag>
    <b:SourceType>InternetSite</b:SourceType>
    <b:Guid>{710E3CBD-1DD5-44FD-B54B-E9B3DB84F3CC}</b:Guid>
    <b:Title>What is linux?</b:Title>
    <b:ProductionCompany>Red Hat  - We make open source technologies for the enterprise</b:ProductionCompany>
    <b:Year>2019</b:Year>
    <b:Month>02</b:Month>
    <b:Day>27</b:Day>
    <b:YearAccessed>2022</b:YearAccessed>
    <b:MonthAccessed>03</b:MonthAccessed>
    <b:DayAccessed>31</b:DayAccessed>
    <b:URL>https://www.redhat.com/en/topics/linux/what-is-linux</b:URL>
    <b:RefOrder>7</b:RefOrder>
  </b:Source>
  <b:Source>
    <b:Tag>Pou21</b:Tag>
    <b:SourceType>InternetSite</b:SourceType>
    <b:Guid>{6CCEDC07-6008-4DBE-A021-92CE0DCFDF09}</b:Guid>
    <b:Title>Our Tech Room</b:Title>
    <b:Year>2021</b:Year>
    <b:Month>Nov</b:Month>
    <b:Day>8</b:Day>
    <b:YearAccessed>2022</b:YearAccessed>
    <b:MonthAccessed>Apr</b:MonthAccessed>
    <b:DayAccessed>30</b:DayAccessed>
    <b:URL>https://ourtechroom.com/facts/history-microsoft-windows-os/</b:URL>
    <b:Author>
      <b:Author>
        <b:NameList>
          <b:Person>
            <b:Last>Poudel</b:Last>
            <b:First>Diwas</b:First>
          </b:Person>
        </b:NameList>
      </b:Author>
    </b:Author>
    <b:RefOrder>19</b:RefOrder>
  </b:Source>
  <b:Source>
    <b:Tag>Pyt22</b:Tag>
    <b:SourceType>InternetSite</b:SourceType>
    <b:Guid>{A14440BA-FC09-446E-9AF3-6DE32C44DA8E}</b:Guid>
    <b:Title>Python</b:Title>
    <b:ProductionCompany>Python Software Foundation</b:ProductionCompany>
    <b:Year>2022</b:Year>
    <b:Month>April</b:Month>
    <b:Day>26</b:Day>
    <b:YearAccessed>2022</b:YearAccessed>
    <b:MonthAccessed>April</b:MonthAccessed>
    <b:DayAccessed>30</b:DayAccessed>
    <b:URL>https://docs.python.org/3/library/multiprocessing.html#sharing-state-between-processes</b:URL>
    <b:RefOrder>9</b:RefOrder>
  </b:Source>
  <b:Source>
    <b:Tag>Con22</b:Tag>
    <b:SourceType>InternetSite</b:SourceType>
    <b:Guid>{1BA1E8F8-0600-48EF-9CCC-424B1ECF445A}</b:Guid>
    <b:Title>Concurrency vs Parallelism</b:Title>
    <b:ProductionCompany>TutorialsPoint</b:ProductionCompany>
    <b:Year>2022</b:Year>
    <b:YearAccessed>2022</b:YearAccessed>
    <b:MonthAccessed>May</b:MonthAccessed>
    <b:DayAccessed>2</b:DayAccessed>
    <b:URL>https://www.tutorialspoint.com/concurrency_in_python/concurrency_in_python_concurrency_vs_parallelism.htm</b:URL>
    <b:RefOrder>2</b:RefOrder>
  </b:Source>
  <b:Source>
    <b:Tag>Pyt21</b:Tag>
    <b:SourceType>InternetSite</b:SourceType>
    <b:Guid>{9622E619-02EB-4B9B-88E7-B68C84E32DE1}</b:Guid>
    <b:Title>Python Multiprocessing</b:Title>
    <b:ProductionCompany>ZetCode</b:ProductionCompany>
    <b:Year>2021</b:Year>
    <b:Month>Nov</b:Month>
    <b:Day>29</b:Day>
    <b:YearAccessed>2022</b:YearAccessed>
    <b:MonthAccessed>May</b:MonthAccessed>
    <b:DayAccessed>2</b:DayAccessed>
    <b:URL>https://zetcode.com/python/multiprocessing/</b:URL>
    <b:RefOrder>3</b:RefOrder>
  </b:Source>
  <b:Source>
    <b:Tag>Mul10</b:Tag>
    <b:SourceType>InternetSite</b:SourceType>
    <b:Guid>{7BDC0658-9A6F-4D66-85D3-14B4329A58AC}</b:Guid>
    <b:Title>Multithreading Concepts</b:Title>
    <b:ProductionCompany>Oracle</b:ProductionCompany>
    <b:Year>2010</b:Year>
    <b:YearAccessed>2022</b:YearAccessed>
    <b:MonthAccessed>May</b:MonthAccessed>
    <b:DayAccessed>2</b:DayAccessed>
    <b:URL>https://docs.oracle.com/cd/E19253-01/816-5137/mtintro-25092/index.html</b:URL>
    <b:RefOrder>4</b:RefOrder>
  </b:Source>
  <b:Source>
    <b:Tag>Des22</b:Tag>
    <b:SourceType>InternetSite</b:SourceType>
    <b:Guid>{0CAA904B-A284-4A13-BA1E-9FAF27632F54}</b:Guid>
    <b:Title>Desktop PC operating system market share worldwide, from January 2013 to June 2021</b:Title>
    <b:ProductionCompany>Statista</b:ProductionCompany>
    <b:Year>2022</b:Year>
    <b:Month>Jan</b:Month>
    <b:YearAccessed>2022</b:YearAccessed>
    <b:MonthAccessed>May</b:MonthAccessed>
    <b:DayAccessed>2</b:DayAccessed>
    <b:URL>https://www.statista.com/statistics/218089/global-market-share-of-windows-7/</b:URL>
    <b:RefOrder>5</b:RefOrder>
  </b:Source>
  <b:Source>
    <b:Tag>Wha20</b:Tag>
    <b:SourceType>InternetSite</b:SourceType>
    <b:Guid>{8EF5A504-C6F2-4FA5-9709-70D948C9D0F3}</b:Guid>
    <b:Title>What is the maximum resident set size</b:Title>
    <b:ProductionCompany>Quick Adviser</b:ProductionCompany>
    <b:Year>2020</b:Year>
    <b:Month>Feb</b:Month>
    <b:Day>1</b:Day>
    <b:YearAccessed>2022</b:YearAccessed>
    <b:MonthAccessed>May </b:MonthAccessed>
    <b:DayAccessed>8</b:DayAccessed>
    <b:URL>https://quick-adviser.com/what-is-the-maximum-resident-set-size/</b:URL>
    <b:RefOrder>12</b:RefOrder>
  </b:Source>
  <b:Source>
    <b:Tag>Cla22</b:Tag>
    <b:SourceType>InternetSite</b:SourceType>
    <b:Guid>{37757943-EF7D-4AC1-8DCE-DE7CD35B1D3D}</b:Guid>
    <b:Title>Class ProcessBuilder</b:Title>
    <b:Year>2022</b:Year>
    <b:ProductionCompany>Java Platform</b:ProductionCompany>
    <b:Month>May</b:Month>
    <b:YearAccessed>2022</b:YearAccessed>
    <b:MonthAccessed>May</b:MonthAccessed>
    <b:URL>https://docs.oracle.com/javase/7/docs/api/java/lang/ProcessBuilder.html</b:URL>
    <b:RefOrder>10</b:RefOrder>
  </b:Source>
  <b:Source>
    <b:Tag>Cod20</b:Tag>
    <b:SourceType>InternetSite</b:SourceType>
    <b:Guid>{2775652E-C471-4A77-A955-DFB66692F2FE}</b:Guid>
    <b:Title>Code Optimization in Compiler Design</b:Title>
    <b:Year>2020</b:Year>
    <b:Month>Jul</b:Month>
    <b:Day>03</b:Day>
    <b:YearAccessed>2022</b:YearAccessed>
    <b:MonthAccessed>May</b:MonthAccessed>
    <b:URL>https://www.geeksforgeeks.org/code-optimization-in-compiler-design/</b:URL>
    <b:RefOrder>13</b:RefOrder>
  </b:Source>
  <b:Source>
    <b:Tag>Jak20</b:Tag>
    <b:SourceType>InternetSite</b:SourceType>
    <b:Guid>{65D85B13-384F-4A43-B3E6-1765E99342E0}</b:Guid>
    <b:Author>
      <b:Author>
        <b:NameList>
          <b:Person>
            <b:Last>Jakub</b:Last>
          </b:Person>
        </b:NameList>
      </b:Author>
    </b:Author>
    <b:Title>Compiled vs Interpreted Programming Languages</b:Title>
    <b:Year>2020</b:Year>
    <b:Month>May</b:Month>
    <b:Day>27</b:Day>
    <b:YearAccessed>2022</b:YearAccessed>
    <b:MonthAccessed>May</b:MonthAccessed>
    <b:URL>https://finematics.com/compiled-vs-interpreted-programming-languages/</b:URL>
    <b:RefOrder>14</b:RefOrder>
  </b:Source>
  <b:Source>
    <b:Tag>Mer17</b:Tag>
    <b:SourceType>InternetSite</b:SourceType>
    <b:Guid>{6C1AF972-9C98-455F-9AF6-B161BB7BDF65}</b:Guid>
    <b:Title>Merge sort using ArrayList in Java with example</b:Title>
    <b:Year>2017</b:Year>
    <b:Month>July</b:Month>
    <b:Day>27</b:Day>
    <b:YearAccessed>2022</b:YearAccessed>
    <b:MonthAccessed>May</b:MonthAccessed>
    <b:URL>https://www.withexample.com/merge-sort-using-arraylist-java-example/</b:URL>
    <b:RefOrder>11</b:RefOrder>
  </b:Source>
  <b:Source>
    <b:Tag>Dow08</b:Tag>
    <b:SourceType>Book</b:SourceType>
    <b:Guid>{ABFC195D-79BD-408A-8E72-9A37A6E75C96}</b:Guid>
    <b:RefOrder>20</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4DEDB4D5224B1458482A9A523C1767B" ma:contentTypeVersion="4" ma:contentTypeDescription="Create a new document." ma:contentTypeScope="" ma:versionID="10532821f8c20a210895db479a63c842">
  <xsd:schema xmlns:xsd="http://www.w3.org/2001/XMLSchema" xmlns:xs="http://www.w3.org/2001/XMLSchema" xmlns:p="http://schemas.microsoft.com/office/2006/metadata/properties" xmlns:ns2="0fc92875-7cbb-47c8-87a1-0e3ec74c2b79" targetNamespace="http://schemas.microsoft.com/office/2006/metadata/properties" ma:root="true" ma:fieldsID="73b505f82bb0d09f727256c2a7f343ea" ns2:_="">
    <xsd:import namespace="0fc92875-7cbb-47c8-87a1-0e3ec74c2b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92875-7cbb-47c8-87a1-0e3ec74c2b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IEEE2006OfficeOnline.xsl" StyleName="IEEE" Version="2006">
  <b:Source>
    <b:Tag>Mul22</b:Tag>
    <b:SourceType>InternetSite</b:SourceType>
    <b:Guid>{471B0027-56D1-41CA-93A7-82907B609B7D}</b:Guid>
    <b:Title>Multithreading Concepts</b:Title>
    <b:ProductionCompany>Oracle</b:ProductionCompany>
    <b:YearAccessed>2022</b:YearAccessed>
    <b:MonthAccessed>February</b:MonthAccessed>
    <b:DayAccessed>22</b:DayAccessed>
    <b:URL>https://docs.oracle.com/cd/E19253-01/816-5137/mtintro-25092/index.html</b:URL>
    <b:RefOrder>1</b:RefOrder>
  </b:Source>
  <b:Source>
    <b:Tag>Ale98</b:Tag>
    <b:SourceType>JournalArticle</b:SourceType>
    <b:Guid>{CECB209E-A1EB-4CD8-9D45-BB3FA1E430C5}</b:Guid>
    <b:Title>Concurrency Control: Methods, Performance, and Analysis</b:Title>
    <b:Year>1998</b:Year>
    <b:Author>
      <b:Author>
        <b:NameList>
          <b:Person>
            <b:Last>Thomasian</b:Last>
            <b:First>Alexander</b:First>
          </b:Person>
        </b:NameList>
      </b:Author>
    </b:Author>
    <b:JournalName>ACM Computing Surveys</b:JournalName>
    <b:Pages>70-199</b:Pages>
    <b:Volume>30</b:Volume>
    <b:Issue>1</b:Issue>
    <b:RefOrder>15</b:RefOrder>
  </b:Source>
  <b:Source>
    <b:Tag>Agr87</b:Tag>
    <b:SourceType>JournalArticle</b:SourceType>
    <b:Guid>{9054554C-1552-45E8-8CD8-4AD5631A5CD8}</b:Guid>
    <b:Title>Concurrency Control Performance Modeling: Alternatives and Implications</b:Title>
    <b:Year>1987</b:Year>
    <b:Author>
      <b:Author>
        <b:NameList>
          <b:Person>
            <b:Last>Agrawal</b:Last>
            <b:First>Rakesh</b:First>
          </b:Person>
          <b:Person>
            <b:Last>Carey</b:Last>
            <b:First>Michael</b:First>
          </b:Person>
          <b:Person>
            <b:Last>Livny</b:Last>
            <b:First>Miron</b:First>
          </b:Person>
        </b:NameList>
      </b:Author>
    </b:Author>
    <b:JournalName>ACM Transactions on Database Systems</b:JournalName>
    <b:Pages>609-654</b:Pages>
    <b:Volume>12</b:Volume>
    <b:Issue>4</b:Issue>
    <b:RefOrder>16</b:RefOrder>
  </b:Source>
  <b:Source>
    <b:Tag>Mic16</b:Tag>
    <b:SourceType>DocumentFromInternetSite</b:SourceType>
    <b:Guid>{02E58FC6-A3EA-444F-A8EF-5AA22B8EDEBE}</b:Guid>
    <b:Title>Microsoft.com</b:Title>
    <b:Year>2016</b:Year>
    <b:YearAccessed>2022</b:YearAccessed>
    <b:MonthAccessed>April</b:MonthAccessed>
    <b:DayAccessed>1</b:DayAccessed>
    <b:URL>https://www.microsoft.com/en-us/research/wp-content/uploads/2016/05/chapter3.pdf</b:URL>
    <b:RefOrder>17</b:RefOrder>
  </b:Source>
  <b:Source>
    <b:Tag>Gee21</b:Tag>
    <b:SourceType>InternetSite</b:SourceType>
    <b:Guid>{820CF86C-0DFB-4C46-AA68-E37B1CD81CF5}</b:Guid>
    <b:Title>Two Phase Locking Protocol</b:Title>
    <b:Year>2021</b:Year>
    <b:Month>June</b:Month>
    <b:Day>2</b:Day>
    <b:YearAccessed>2022</b:YearAccessed>
    <b:MonthAccessed>April</b:MonthAccessed>
    <b:DayAccessed>1</b:DayAccessed>
    <b:URL>https://www.geeksforgeeks.org/two-phase-locking-protocol/</b:URL>
    <b:ProductionCompany>GeeksforGeeks.org</b:ProductionCompany>
    <b:RefOrder>18</b:RefOrder>
  </b:Source>
  <b:Source>
    <b:Tag>Cox21</b:Tag>
    <b:SourceType>InternetSite</b:SourceType>
    <b:Guid>{4E74D7B7-0497-4D5F-B55D-9A882EC839A3}</b:Guid>
    <b:Title>Xv6, a simple Unix-like teaching operating system</b:Title>
    <b:ProductionCompany>Massachusets of Institute of Technology</b:ProductionCompany>
    <b:Year>2021</b:Year>
    <b:Month>09</b:Month>
    <b:Day>22</b:Day>
    <b:YearAccessed>2022</b:YearAccessed>
    <b:MonthAccessed>March</b:MonthAccessed>
    <b:DayAccessed>31</b:DayAccessed>
    <b:URL>https://pdos.csail.mit.edu/6.828/2012/xv6.html</b:URL>
    <b:Author>
      <b:Author>
        <b:NameList>
          <b:Person>
            <b:Last>Cox</b:Last>
            <b:First>Russ</b:First>
          </b:Person>
          <b:Person>
            <b:Last>Kaashoek</b:Last>
            <b:First>Frans</b:First>
          </b:Person>
          <b:Person>
            <b:Last>Morris</b:Last>
            <b:First>Robert</b:First>
          </b:Person>
        </b:NameList>
      </b:Author>
    </b:Author>
    <b:RefOrder>8</b:RefOrder>
  </b:Source>
  <b:Source>
    <b:Tag>The95</b:Tag>
    <b:SourceType>InternetSite</b:SourceType>
    <b:Guid>{570F8B00-A0D7-4A6C-9694-DD18CD77BCEA}</b:Guid>
    <b:Title>FreeBSD The Power To Serve</b:Title>
    <b:Year>1995</b:Year>
    <b:YearAccessed>2022</b:YearAccessed>
    <b:MonthAccessed>03</b:MonthAccessed>
    <b:DayAccessed>31</b:DayAccessed>
    <b:URL>https://www.freebsd.org/</b:URL>
    <b:ProductionCompany>The FreeBSD Project</b:ProductionCompany>
    <b:RefOrder>6</b:RefOrder>
  </b:Source>
  <b:Source>
    <b:Tag>Wha19</b:Tag>
    <b:SourceType>InternetSite</b:SourceType>
    <b:Guid>{710E3CBD-1DD5-44FD-B54B-E9B3DB84F3CC}</b:Guid>
    <b:Title>What is linux?</b:Title>
    <b:ProductionCompany>Red Hat  - We make open source technologies for the enterprise</b:ProductionCompany>
    <b:Year>2019</b:Year>
    <b:Month>02</b:Month>
    <b:Day>27</b:Day>
    <b:YearAccessed>2022</b:YearAccessed>
    <b:MonthAccessed>03</b:MonthAccessed>
    <b:DayAccessed>31</b:DayAccessed>
    <b:URL>https://www.redhat.com/en/topics/linux/what-is-linux</b:URL>
    <b:RefOrder>7</b:RefOrder>
  </b:Source>
  <b:Source>
    <b:Tag>Pou21</b:Tag>
    <b:SourceType>InternetSite</b:SourceType>
    <b:Guid>{6CCEDC07-6008-4DBE-A021-92CE0DCFDF09}</b:Guid>
    <b:Title>Our Tech Room</b:Title>
    <b:Year>2021</b:Year>
    <b:Month>Nov</b:Month>
    <b:Day>8</b:Day>
    <b:YearAccessed>2022</b:YearAccessed>
    <b:MonthAccessed>Apr</b:MonthAccessed>
    <b:DayAccessed>30</b:DayAccessed>
    <b:URL>https://ourtechroom.com/facts/history-microsoft-windows-os/</b:URL>
    <b:Author>
      <b:Author>
        <b:NameList>
          <b:Person>
            <b:Last>Poudel</b:Last>
            <b:First>Diwas</b:First>
          </b:Person>
        </b:NameList>
      </b:Author>
    </b:Author>
    <b:RefOrder>19</b:RefOrder>
  </b:Source>
  <b:Source>
    <b:Tag>Pyt22</b:Tag>
    <b:SourceType>InternetSite</b:SourceType>
    <b:Guid>{A14440BA-FC09-446E-9AF3-6DE32C44DA8E}</b:Guid>
    <b:Title>Python</b:Title>
    <b:ProductionCompany>Python Software Foundation</b:ProductionCompany>
    <b:Year>2022</b:Year>
    <b:Month>April</b:Month>
    <b:Day>26</b:Day>
    <b:YearAccessed>2022</b:YearAccessed>
    <b:MonthAccessed>April</b:MonthAccessed>
    <b:DayAccessed>30</b:DayAccessed>
    <b:URL>https://docs.python.org/3/library/multiprocessing.html#sharing-state-between-processes</b:URL>
    <b:RefOrder>9</b:RefOrder>
  </b:Source>
  <b:Source>
    <b:Tag>Con22</b:Tag>
    <b:SourceType>InternetSite</b:SourceType>
    <b:Guid>{1BA1E8F8-0600-48EF-9CCC-424B1ECF445A}</b:Guid>
    <b:Title>Concurrency vs Parallelism</b:Title>
    <b:ProductionCompany>TutorialsPoint</b:ProductionCompany>
    <b:Year>2022</b:Year>
    <b:YearAccessed>2022</b:YearAccessed>
    <b:MonthAccessed>May</b:MonthAccessed>
    <b:DayAccessed>2</b:DayAccessed>
    <b:URL>https://www.tutorialspoint.com/concurrency_in_python/concurrency_in_python_concurrency_vs_parallelism.htm</b:URL>
    <b:RefOrder>2</b:RefOrder>
  </b:Source>
  <b:Source>
    <b:Tag>Pyt21</b:Tag>
    <b:SourceType>InternetSite</b:SourceType>
    <b:Guid>{9622E619-02EB-4B9B-88E7-B68C84E32DE1}</b:Guid>
    <b:Title>Python Multiprocessing</b:Title>
    <b:ProductionCompany>ZetCode</b:ProductionCompany>
    <b:Year>2021</b:Year>
    <b:Month>Nov</b:Month>
    <b:Day>29</b:Day>
    <b:YearAccessed>2022</b:YearAccessed>
    <b:MonthAccessed>May</b:MonthAccessed>
    <b:DayAccessed>2</b:DayAccessed>
    <b:URL>https://zetcode.com/python/multiprocessing/</b:URL>
    <b:RefOrder>3</b:RefOrder>
  </b:Source>
  <b:Source>
    <b:Tag>Mul10</b:Tag>
    <b:SourceType>InternetSite</b:SourceType>
    <b:Guid>{7BDC0658-9A6F-4D66-85D3-14B4329A58AC}</b:Guid>
    <b:Title>Multithreading Concepts</b:Title>
    <b:ProductionCompany>Oracle</b:ProductionCompany>
    <b:Year>2010</b:Year>
    <b:YearAccessed>2022</b:YearAccessed>
    <b:MonthAccessed>May</b:MonthAccessed>
    <b:DayAccessed>2</b:DayAccessed>
    <b:URL>https://docs.oracle.com/cd/E19253-01/816-5137/mtintro-25092/index.html</b:URL>
    <b:RefOrder>4</b:RefOrder>
  </b:Source>
  <b:Source>
    <b:Tag>Des22</b:Tag>
    <b:SourceType>InternetSite</b:SourceType>
    <b:Guid>{0CAA904B-A284-4A13-BA1E-9FAF27632F54}</b:Guid>
    <b:Title>Desktop PC operating system market share worldwide, from January 2013 to June 2021</b:Title>
    <b:ProductionCompany>Statista</b:ProductionCompany>
    <b:Year>2022</b:Year>
    <b:Month>Jan</b:Month>
    <b:YearAccessed>2022</b:YearAccessed>
    <b:MonthAccessed>May</b:MonthAccessed>
    <b:DayAccessed>2</b:DayAccessed>
    <b:URL>https://www.statista.com/statistics/218089/global-market-share-of-windows-7/</b:URL>
    <b:RefOrder>5</b:RefOrder>
  </b:Source>
  <b:Source>
    <b:Tag>Wha20</b:Tag>
    <b:SourceType>InternetSite</b:SourceType>
    <b:Guid>{8EF5A504-C6F2-4FA5-9709-70D948C9D0F3}</b:Guid>
    <b:Title>What is the maximum resident set size</b:Title>
    <b:ProductionCompany>Quick Adviser</b:ProductionCompany>
    <b:Year>2020</b:Year>
    <b:Month>Feb</b:Month>
    <b:Day>1</b:Day>
    <b:YearAccessed>2022</b:YearAccessed>
    <b:MonthAccessed>May </b:MonthAccessed>
    <b:DayAccessed>8</b:DayAccessed>
    <b:URL>https://quick-adviser.com/what-is-the-maximum-resident-set-size/</b:URL>
    <b:RefOrder>12</b:RefOrder>
  </b:Source>
  <b:Source>
    <b:Tag>Cla22</b:Tag>
    <b:SourceType>InternetSite</b:SourceType>
    <b:Guid>{37757943-EF7D-4AC1-8DCE-DE7CD35B1D3D}</b:Guid>
    <b:Title>Class ProcessBuilder</b:Title>
    <b:Year>2022</b:Year>
    <b:ProductionCompany>Java Platform</b:ProductionCompany>
    <b:Month>May</b:Month>
    <b:YearAccessed>2022</b:YearAccessed>
    <b:MonthAccessed>May</b:MonthAccessed>
    <b:URL>https://docs.oracle.com/javase/7/docs/api/java/lang/ProcessBuilder.html</b:URL>
    <b:RefOrder>10</b:RefOrder>
  </b:Source>
  <b:Source>
    <b:Tag>Cod20</b:Tag>
    <b:SourceType>InternetSite</b:SourceType>
    <b:Guid>{2775652E-C471-4A77-A955-DFB66692F2FE}</b:Guid>
    <b:Title>Code Optimization in Compiler Design</b:Title>
    <b:Year>2020</b:Year>
    <b:Month>Jul</b:Month>
    <b:Day>03</b:Day>
    <b:YearAccessed>2022</b:YearAccessed>
    <b:MonthAccessed>May</b:MonthAccessed>
    <b:URL>https://www.geeksforgeeks.org/code-optimization-in-compiler-design/</b:URL>
    <b:RefOrder>13</b:RefOrder>
  </b:Source>
  <b:Source>
    <b:Tag>Jak20</b:Tag>
    <b:SourceType>InternetSite</b:SourceType>
    <b:Guid>{65D85B13-384F-4A43-B3E6-1765E99342E0}</b:Guid>
    <b:Author>
      <b:Author>
        <b:NameList>
          <b:Person>
            <b:Last>Jakub</b:Last>
          </b:Person>
        </b:NameList>
      </b:Author>
    </b:Author>
    <b:Title>Compiled vs Interpreted Programming Languages</b:Title>
    <b:Year>2020</b:Year>
    <b:Month>May</b:Month>
    <b:Day>27</b:Day>
    <b:YearAccessed>2022</b:YearAccessed>
    <b:MonthAccessed>May</b:MonthAccessed>
    <b:URL>https://finematics.com/compiled-vs-interpreted-programming-languages/</b:URL>
    <b:RefOrder>14</b:RefOrder>
  </b:Source>
  <b:Source>
    <b:Tag>Mer17</b:Tag>
    <b:SourceType>InternetSite</b:SourceType>
    <b:Guid>{6C1AF972-9C98-455F-9AF6-B161BB7BDF65}</b:Guid>
    <b:Title>Merge sort using ArrayList in Java with example</b:Title>
    <b:Year>2017</b:Year>
    <b:Month>July</b:Month>
    <b:Day>27</b:Day>
    <b:YearAccessed>2022</b:YearAccessed>
    <b:MonthAccessed>May</b:MonthAccessed>
    <b:URL>https://www.withexample.com/merge-sort-using-arraylist-java-example/</b:URL>
    <b:RefOrder>11</b:RefOrder>
  </b:Source>
  <b:Source>
    <b:Tag>Dow08</b:Tag>
    <b:SourceType>Book</b:SourceType>
    <b:Guid>{ABFC195D-79BD-408A-8E72-9A37A6E75C96}</b:Guid>
    <b:RefOrder>20</b:RefOrder>
  </b:Source>
</b:Sources>
</file>

<file path=customXml/itemProps1.xml><?xml version="1.0" encoding="utf-8"?>
<ds:datastoreItem xmlns:ds="http://schemas.openxmlformats.org/officeDocument/2006/customXml" ds:itemID="{6DBF7A74-3869-4B42-9704-9101ED913E07}">
  <ds:schemaRefs>
    <ds:schemaRef ds:uri="http://schemas.microsoft.com/sharepoint/v3/contenttype/forms"/>
  </ds:schemaRefs>
</ds:datastoreItem>
</file>

<file path=customXml/itemProps2.xml><?xml version="1.0" encoding="utf-8"?>
<ds:datastoreItem xmlns:ds="http://schemas.openxmlformats.org/officeDocument/2006/customXml" ds:itemID="{097B018B-7572-4D65-8C71-52D9E7820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92875-7cbb-47c8-87a1-0e3ec74c2b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36B1A8-0FA4-4B31-895D-7E52A73B3103}">
  <ds:schemaRefs>
    <ds:schemaRef ds:uri="http://schemas.openxmlformats.org/officeDocument/2006/bibliography"/>
  </ds:schemaRefs>
</ds:datastoreItem>
</file>

<file path=customXml/itemProps4.xml><?xml version="1.0" encoding="utf-8"?>
<ds:datastoreItem xmlns:ds="http://schemas.openxmlformats.org/officeDocument/2006/customXml" ds:itemID="{6DBF7A74-3869-4B42-9704-9101ED913E07}">
  <ds:schemaRefs>
    <ds:schemaRef ds:uri="http://schemas.microsoft.com/sharepoint/v3/contenttype/forms"/>
  </ds:schemaRefs>
</ds:datastoreItem>
</file>

<file path=customXml/itemProps5.xml><?xml version="1.0" encoding="utf-8"?>
<ds:datastoreItem xmlns:ds="http://schemas.openxmlformats.org/officeDocument/2006/customXml" ds:itemID="{097B018B-7572-4D65-8C71-52D9E7820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92875-7cbb-47c8-87a1-0e3ec74c2b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136B1A8-0FA4-4B31-895D-7E52A73B310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Gip, Kerry N</lastModifiedBy>
  <revision>398</revision>
  <dcterms:created xsi:type="dcterms:W3CDTF">2022-03-31T19:58:00.0000000Z</dcterms:created>
  <dcterms:modified xsi:type="dcterms:W3CDTF">2022-05-10T02:16:12.5031194Z</dcterms:modified>
</coreProperties>
</file>